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CFE8" w14:textId="77777777" w:rsidR="00303A05" w:rsidRPr="006A34DE" w:rsidRDefault="00000000">
      <w:pPr>
        <w:spacing w:after="120"/>
        <w:jc w:val="center"/>
        <w:rPr>
          <w:lang w:val="fr-FR"/>
        </w:rPr>
      </w:pPr>
      <w:r w:rsidRPr="006A34DE">
        <w:rPr>
          <w:b/>
          <w:bCs/>
          <w:sz w:val="44"/>
          <w:szCs w:val="44"/>
          <w:lang w:val="fr-FR"/>
        </w:rPr>
        <w:t>Construire un projet de Machine Learning</w:t>
      </w:r>
    </w:p>
    <w:p w14:paraId="556AD05F" w14:textId="77777777" w:rsidR="00303A05" w:rsidRPr="006A34DE" w:rsidRDefault="00000000">
      <w:pPr>
        <w:spacing w:after="200"/>
        <w:jc w:val="center"/>
        <w:rPr>
          <w:lang w:val="fr-FR"/>
        </w:rPr>
      </w:pPr>
      <w:r w:rsidRPr="006A34DE">
        <w:rPr>
          <w:color w:val="555555"/>
          <w:sz w:val="26"/>
          <w:szCs w:val="26"/>
          <w:lang w:val="fr-FR"/>
        </w:rPr>
        <w:t>Compilation des notes de cours (Vidéos 1 à 5) – de l’idée au déploiement</w:t>
      </w:r>
    </w:p>
    <w:p w14:paraId="7DC8A539" w14:textId="77777777" w:rsidR="00303A05" w:rsidRPr="006A34DE" w:rsidRDefault="00000000">
      <w:pPr>
        <w:pBdr>
          <w:left w:val="single" w:sz="18" w:space="8" w:color="2E75B6"/>
        </w:pBdr>
        <w:spacing w:before="80" w:after="120"/>
        <w:ind w:left="240"/>
        <w:rPr>
          <w:lang w:val="fr-FR"/>
        </w:rPr>
      </w:pPr>
      <w:r w:rsidRPr="006A34DE">
        <w:rPr>
          <w:b/>
          <w:bCs/>
          <w:lang w:val="fr-FR"/>
        </w:rPr>
        <w:t>Note sur la transcription.</w:t>
      </w:r>
      <w:r w:rsidRPr="006A34DE">
        <w:rPr>
          <w:lang w:val="fr-FR"/>
        </w:rPr>
        <w:t xml:space="preserve"> Ce document compile vos notes manuscrites (13 pages photographiées, début : samedi 23 août 2025). L’écriture est dense et certaines photos sont de biais ; les passages dont je ne suis pas sûr sont signalés par </w:t>
      </w:r>
      <w:r w:rsidRPr="006A34DE">
        <w:rPr>
          <w:i/>
          <w:iCs/>
          <w:color w:val="B45F06"/>
          <w:lang w:val="fr-FR"/>
        </w:rPr>
        <w:t>[à vérifier]</w:t>
      </w:r>
      <w:r w:rsidRPr="006A34DE">
        <w:rPr>
          <w:lang w:val="fr-FR"/>
        </w:rPr>
        <w:t xml:space="preserve">. L’ordre des pages a été reconstitué selon la logique du cours. Certains termes techniques standards ont été normalisés (ex. « Random Forest », « </w:t>
      </w:r>
      <w:proofErr w:type="spellStart"/>
      <w:r w:rsidRPr="006A34DE">
        <w:rPr>
          <w:lang w:val="fr-FR"/>
        </w:rPr>
        <w:t>One-Hot</w:t>
      </w:r>
      <w:proofErr w:type="spellEnd"/>
      <w:r w:rsidRPr="006A34DE">
        <w:rPr>
          <w:lang w:val="fr-FR"/>
        </w:rPr>
        <w:t xml:space="preserve"> </w:t>
      </w:r>
      <w:proofErr w:type="spellStart"/>
      <w:r w:rsidRPr="006A34DE">
        <w:rPr>
          <w:lang w:val="fr-FR"/>
        </w:rPr>
        <w:t>Encoding</w:t>
      </w:r>
      <w:proofErr w:type="spellEnd"/>
      <w:r w:rsidRPr="006A34DE">
        <w:rPr>
          <w:lang w:val="fr-FR"/>
        </w:rPr>
        <w:t xml:space="preserve"> »).</w:t>
      </w:r>
    </w:p>
    <w:p w14:paraId="15777E4F" w14:textId="3AB95B6B" w:rsidR="00303A05" w:rsidRPr="006A34DE" w:rsidRDefault="00000000">
      <w:pPr>
        <w:pStyle w:val="Heading1"/>
        <w:rPr>
          <w:lang w:val="fr-FR"/>
        </w:rPr>
      </w:pPr>
      <w:r w:rsidRPr="006A34DE">
        <w:rPr>
          <w:lang w:val="fr-FR"/>
        </w:rPr>
        <w:t>Vue d’ensemble : le cycle d’un p</w:t>
      </w:r>
      <w:proofErr w:type="gramStart"/>
      <w:r w:rsidR="006A34DE">
        <w:rPr>
          <w:lang w:val="fr-FR"/>
        </w:rPr>
        <w:t>/./</w:t>
      </w:r>
      <w:proofErr w:type="gramEnd"/>
      <w:r w:rsidR="006A34DE">
        <w:rPr>
          <w:lang w:val="fr-FR"/>
        </w:rPr>
        <w:t>/</w:t>
      </w:r>
      <w:proofErr w:type="spellStart"/>
      <w:r w:rsidRPr="006A34DE">
        <w:rPr>
          <w:lang w:val="fr-FR"/>
        </w:rPr>
        <w:t>rojet</w:t>
      </w:r>
      <w:proofErr w:type="spellEnd"/>
      <w:r w:rsidRPr="006A34DE">
        <w:rPr>
          <w:lang w:val="fr-FR"/>
        </w:rPr>
        <w:t xml:space="preserve"> de ML</w:t>
      </w:r>
    </w:p>
    <w:p w14:paraId="24356741" w14:textId="77777777" w:rsidR="00303A05" w:rsidRPr="006A34DE" w:rsidRDefault="00000000">
      <w:pPr>
        <w:spacing w:after="100"/>
        <w:rPr>
          <w:lang w:val="fr-FR"/>
        </w:rPr>
      </w:pPr>
      <w:r w:rsidRPr="006A34DE">
        <w:rPr>
          <w:lang w:val="fr-FR"/>
        </w:rPr>
        <w:t>Le ML est un processus en étapes qui s’enchaînent logiquement. Les neuf étapes du cours :</w:t>
      </w:r>
    </w:p>
    <w:p w14:paraId="2FC6F830" w14:textId="77777777" w:rsidR="00303A05" w:rsidRDefault="00000000">
      <w:pPr>
        <w:pStyle w:val="ListParagraph"/>
        <w:numPr>
          <w:ilvl w:val="0"/>
          <w:numId w:val="2"/>
        </w:numPr>
        <w:spacing w:after="50"/>
      </w:pPr>
      <w:proofErr w:type="spellStart"/>
      <w:r>
        <w:t>Définir</w:t>
      </w:r>
      <w:proofErr w:type="spellEnd"/>
      <w:r>
        <w:t xml:space="preserve"> le </w:t>
      </w:r>
      <w:proofErr w:type="spellStart"/>
      <w:r>
        <w:t>problème</w:t>
      </w:r>
      <w:proofErr w:type="spellEnd"/>
      <w:r>
        <w:t xml:space="preserve"> à </w:t>
      </w:r>
      <w:proofErr w:type="spellStart"/>
      <w:r>
        <w:t>résoudre</w:t>
      </w:r>
      <w:proofErr w:type="spellEnd"/>
    </w:p>
    <w:p w14:paraId="7F2C1F87" w14:textId="77777777" w:rsidR="00303A05" w:rsidRDefault="00000000">
      <w:pPr>
        <w:pStyle w:val="ListParagraph"/>
        <w:numPr>
          <w:ilvl w:val="0"/>
          <w:numId w:val="2"/>
        </w:numPr>
        <w:spacing w:after="50"/>
      </w:pPr>
      <w:proofErr w:type="spellStart"/>
      <w:r>
        <w:t>Comprendre</w:t>
      </w:r>
      <w:proofErr w:type="spellEnd"/>
      <w:r>
        <w:t xml:space="preserve"> les données</w:t>
      </w:r>
    </w:p>
    <w:p w14:paraId="5AC272EE" w14:textId="77777777" w:rsidR="00303A05" w:rsidRDefault="00000000">
      <w:pPr>
        <w:pStyle w:val="ListParagraph"/>
        <w:numPr>
          <w:ilvl w:val="0"/>
          <w:numId w:val="2"/>
        </w:numPr>
        <w:spacing w:after="50"/>
      </w:pPr>
      <w:proofErr w:type="spellStart"/>
      <w:r>
        <w:t>Nettoyer</w:t>
      </w:r>
      <w:proofErr w:type="spellEnd"/>
      <w:r>
        <w:t xml:space="preserve"> les données</w:t>
      </w:r>
    </w:p>
    <w:p w14:paraId="70BFFC16" w14:textId="77777777" w:rsidR="00303A05" w:rsidRPr="006A34DE" w:rsidRDefault="00000000">
      <w:pPr>
        <w:pStyle w:val="ListParagraph"/>
        <w:numPr>
          <w:ilvl w:val="0"/>
          <w:numId w:val="2"/>
        </w:numPr>
        <w:spacing w:after="50"/>
        <w:rPr>
          <w:lang w:val="fr-FR"/>
        </w:rPr>
      </w:pPr>
      <w:r w:rsidRPr="006A34DE">
        <w:rPr>
          <w:lang w:val="fr-FR"/>
        </w:rPr>
        <w:t>Découper les données en deux bases (entraînement / test)</w:t>
      </w:r>
    </w:p>
    <w:p w14:paraId="1036B9DA" w14:textId="77777777" w:rsidR="00303A05" w:rsidRDefault="00000000">
      <w:pPr>
        <w:pStyle w:val="ListParagraph"/>
        <w:numPr>
          <w:ilvl w:val="0"/>
          <w:numId w:val="2"/>
        </w:numPr>
        <w:spacing w:after="50"/>
      </w:pPr>
      <w:proofErr w:type="spellStart"/>
      <w:r>
        <w:t>Ingénierie</w:t>
      </w:r>
      <w:proofErr w:type="spellEnd"/>
      <w:r>
        <w:t xml:space="preserve"> des variables (feature engineering)</w:t>
      </w:r>
    </w:p>
    <w:p w14:paraId="1E849C5D" w14:textId="77777777" w:rsidR="00303A05" w:rsidRDefault="00000000">
      <w:pPr>
        <w:pStyle w:val="ListParagraph"/>
        <w:numPr>
          <w:ilvl w:val="0"/>
          <w:numId w:val="2"/>
        </w:numPr>
        <w:spacing w:after="50"/>
      </w:pPr>
      <w:proofErr w:type="spellStart"/>
      <w:r>
        <w:t>Choisir</w:t>
      </w:r>
      <w:proofErr w:type="spellEnd"/>
      <w:r>
        <w:t xml:space="preserve"> le </w:t>
      </w:r>
      <w:proofErr w:type="spellStart"/>
      <w:r>
        <w:t>modèle</w:t>
      </w:r>
      <w:proofErr w:type="spellEnd"/>
    </w:p>
    <w:p w14:paraId="606F7027" w14:textId="77777777" w:rsidR="00303A05" w:rsidRDefault="00000000">
      <w:pPr>
        <w:pStyle w:val="ListParagraph"/>
        <w:numPr>
          <w:ilvl w:val="0"/>
          <w:numId w:val="2"/>
        </w:numPr>
        <w:spacing w:after="50"/>
      </w:pPr>
      <w:proofErr w:type="spellStart"/>
      <w:r>
        <w:t>Entraîner</w:t>
      </w:r>
      <w:proofErr w:type="spellEnd"/>
      <w:r>
        <w:t xml:space="preserve"> le </w:t>
      </w:r>
      <w:proofErr w:type="spellStart"/>
      <w:r>
        <w:t>modèle</w:t>
      </w:r>
      <w:proofErr w:type="spellEnd"/>
    </w:p>
    <w:p w14:paraId="2E2E763D" w14:textId="77777777" w:rsidR="00303A05" w:rsidRPr="006A34DE" w:rsidRDefault="00000000">
      <w:pPr>
        <w:pStyle w:val="ListParagraph"/>
        <w:numPr>
          <w:ilvl w:val="0"/>
          <w:numId w:val="2"/>
        </w:numPr>
        <w:spacing w:after="50"/>
        <w:rPr>
          <w:lang w:val="fr-FR"/>
        </w:rPr>
      </w:pPr>
      <w:r w:rsidRPr="006A34DE">
        <w:rPr>
          <w:lang w:val="fr-FR"/>
        </w:rPr>
        <w:t>Évaluer les performances sur des données indépendantes (test)</w:t>
      </w:r>
    </w:p>
    <w:p w14:paraId="477AD57B" w14:textId="77777777" w:rsidR="00303A05" w:rsidRDefault="00000000">
      <w:pPr>
        <w:pStyle w:val="ListParagraph"/>
        <w:numPr>
          <w:ilvl w:val="0"/>
          <w:numId w:val="2"/>
        </w:numPr>
        <w:spacing w:after="50"/>
      </w:pPr>
      <w:proofErr w:type="spellStart"/>
      <w:r>
        <w:t>Implémentation</w:t>
      </w:r>
      <w:proofErr w:type="spellEnd"/>
      <w:r>
        <w:t xml:space="preserve"> / </w:t>
      </w:r>
      <w:proofErr w:type="spellStart"/>
      <w:r>
        <w:t>déploiement</w:t>
      </w:r>
      <w:proofErr w:type="spellEnd"/>
    </w:p>
    <w:p w14:paraId="4E5CA8EC" w14:textId="77777777" w:rsidR="00303A05" w:rsidRPr="006A34DE" w:rsidRDefault="00000000">
      <w:pPr>
        <w:spacing w:after="100"/>
        <w:rPr>
          <w:lang w:val="fr-FR"/>
        </w:rPr>
      </w:pPr>
      <w:r w:rsidRPr="006A34DE">
        <w:rPr>
          <w:lang w:val="fr-FR"/>
        </w:rPr>
        <w:t xml:space="preserve">Organisation du code en sections : </w:t>
      </w:r>
      <w:r w:rsidRPr="006A34DE">
        <w:rPr>
          <w:b/>
          <w:bCs/>
          <w:lang w:val="fr-FR"/>
        </w:rPr>
        <w:t>Import → EDA → Nettoyage/Transformation → EDA → Modèle → Test → Évaluation → Fin.</w:t>
      </w:r>
    </w:p>
    <w:p w14:paraId="53C94C63" w14:textId="77777777" w:rsidR="00303A05" w:rsidRPr="006A34DE" w:rsidRDefault="00000000">
      <w:pPr>
        <w:pStyle w:val="Heading1"/>
        <w:rPr>
          <w:lang w:val="fr-FR"/>
        </w:rPr>
      </w:pPr>
      <w:r w:rsidRPr="006A34DE">
        <w:rPr>
          <w:lang w:val="fr-FR"/>
        </w:rPr>
        <w:t>Partie 1 – Vidéo 1 : Comment construire un modèle de ML en étapes simples</w:t>
      </w:r>
    </w:p>
    <w:p w14:paraId="6C8445F5" w14:textId="77777777" w:rsidR="00303A05" w:rsidRPr="006A34DE" w:rsidRDefault="00000000">
      <w:pPr>
        <w:pStyle w:val="Heading2"/>
        <w:rPr>
          <w:lang w:val="fr-FR"/>
        </w:rPr>
      </w:pPr>
      <w:r w:rsidRPr="006A34DE">
        <w:rPr>
          <w:lang w:val="fr-FR"/>
        </w:rPr>
        <w:t>Étape 1 – Définir le problème à résoudre</w:t>
      </w:r>
    </w:p>
    <w:p w14:paraId="297CB999" w14:textId="77777777" w:rsidR="00303A05" w:rsidRPr="006A34DE" w:rsidRDefault="00000000">
      <w:pPr>
        <w:pStyle w:val="ListParagraph"/>
        <w:numPr>
          <w:ilvl w:val="0"/>
          <w:numId w:val="2"/>
        </w:numPr>
        <w:spacing w:after="50"/>
        <w:rPr>
          <w:lang w:val="fr-FR"/>
        </w:rPr>
      </w:pPr>
      <w:r w:rsidRPr="006A34DE">
        <w:rPr>
          <w:lang w:val="fr-FR"/>
        </w:rPr>
        <w:t>Reformuler clairement le problème à résoudre avant toute chose ; l’objectif guide tout le reste.</w:t>
      </w:r>
    </w:p>
    <w:p w14:paraId="30E8E425" w14:textId="66CFCBAC" w:rsidR="00303A05" w:rsidRDefault="00000000">
      <w:pPr>
        <w:pStyle w:val="ListParagraph"/>
        <w:numPr>
          <w:ilvl w:val="0"/>
          <w:numId w:val="2"/>
        </w:numPr>
        <w:spacing w:after="50"/>
      </w:pPr>
      <w:r w:rsidRPr="006A34DE">
        <w:rPr>
          <w:lang w:val="fr-FR"/>
        </w:rPr>
        <w:t xml:space="preserve">Comprendre le contexte : quels projets existent déjà dans ce domaine ? Quels projets similaires ont été réalisés ? Quelles sont les contraintes du domaine (avis de gens du métier) ? </w:t>
      </w:r>
    </w:p>
    <w:p w14:paraId="718536CE" w14:textId="77777777" w:rsidR="00303A05" w:rsidRPr="006A34DE" w:rsidRDefault="00000000">
      <w:pPr>
        <w:pStyle w:val="ListParagraph"/>
        <w:numPr>
          <w:ilvl w:val="0"/>
          <w:numId w:val="2"/>
        </w:numPr>
        <w:spacing w:after="50"/>
        <w:rPr>
          <w:lang w:val="fr-FR"/>
        </w:rPr>
      </w:pPr>
      <w:r w:rsidRPr="006A34DE">
        <w:rPr>
          <w:lang w:val="fr-FR"/>
        </w:rPr>
        <w:t>Avant de faire quoi que ce soit, regarder ce qui existe déjà et s’en inspirer.</w:t>
      </w:r>
    </w:p>
    <w:p w14:paraId="1E947519" w14:textId="77777777" w:rsidR="00303A05" w:rsidRDefault="00000000">
      <w:pPr>
        <w:pStyle w:val="Heading2"/>
      </w:pPr>
      <w:r>
        <w:t xml:space="preserve">Étape 2 – </w:t>
      </w:r>
      <w:proofErr w:type="spellStart"/>
      <w:r>
        <w:t>Comprendre</w:t>
      </w:r>
      <w:proofErr w:type="spellEnd"/>
      <w:r>
        <w:t xml:space="preserve"> les données</w:t>
      </w:r>
    </w:p>
    <w:p w14:paraId="405D0817" w14:textId="77777777" w:rsidR="00303A05" w:rsidRPr="006A34DE" w:rsidRDefault="00000000">
      <w:pPr>
        <w:pStyle w:val="ListParagraph"/>
        <w:numPr>
          <w:ilvl w:val="0"/>
          <w:numId w:val="2"/>
        </w:numPr>
        <w:spacing w:after="50"/>
        <w:rPr>
          <w:lang w:val="fr-FR"/>
        </w:rPr>
      </w:pPr>
      <w:r w:rsidRPr="006A34DE">
        <w:rPr>
          <w:lang w:val="fr-FR"/>
        </w:rPr>
        <w:t>D’où viennent les données ? Quelle est leur source, leur structure, leur taille ?</w:t>
      </w:r>
    </w:p>
    <w:p w14:paraId="4C0C232F" w14:textId="77777777" w:rsidR="00303A05" w:rsidRPr="006A34DE" w:rsidRDefault="00000000">
      <w:pPr>
        <w:pStyle w:val="ListParagraph"/>
        <w:numPr>
          <w:ilvl w:val="0"/>
          <w:numId w:val="2"/>
        </w:numPr>
        <w:spacing w:after="50"/>
        <w:rPr>
          <w:lang w:val="fr-FR"/>
        </w:rPr>
      </w:pPr>
      <w:r w:rsidRPr="006A34DE">
        <w:rPr>
          <w:lang w:val="fr-FR"/>
        </w:rPr>
        <w:t>Que contient chaque colonne ? Quelle est la variable à prédire (cible) ?</w:t>
      </w:r>
    </w:p>
    <w:p w14:paraId="4B933D10" w14:textId="52EFDD53" w:rsidR="006A34DE" w:rsidRPr="006A34DE" w:rsidRDefault="00000000" w:rsidP="006A34DE">
      <w:pPr>
        <w:pStyle w:val="ListParagraph"/>
        <w:numPr>
          <w:ilvl w:val="0"/>
          <w:numId w:val="2"/>
        </w:numPr>
        <w:spacing w:after="50"/>
        <w:rPr>
          <w:lang w:val="fr-FR"/>
        </w:rPr>
      </w:pPr>
      <w:r w:rsidRPr="006A34DE">
        <w:rPr>
          <w:lang w:val="fr-FR"/>
        </w:rPr>
        <w:t>Question de départ : les données sont-elles suffisantes et adaptées à la question ?</w:t>
      </w:r>
    </w:p>
    <w:p w14:paraId="30D08CF4" w14:textId="77777777" w:rsidR="00303A05" w:rsidRPr="006A34DE" w:rsidRDefault="00000000">
      <w:pPr>
        <w:pStyle w:val="Heading2"/>
        <w:rPr>
          <w:lang w:val="fr-FR"/>
        </w:rPr>
      </w:pPr>
      <w:r w:rsidRPr="006A34DE">
        <w:rPr>
          <w:lang w:val="fr-FR"/>
        </w:rPr>
        <w:t>Étape 3 – Nettoyer les données</w:t>
      </w:r>
    </w:p>
    <w:p w14:paraId="4BBC328C" w14:textId="77777777" w:rsidR="00303A05" w:rsidRPr="006A34DE" w:rsidRDefault="00000000">
      <w:pPr>
        <w:pStyle w:val="ListParagraph"/>
        <w:numPr>
          <w:ilvl w:val="0"/>
          <w:numId w:val="2"/>
        </w:numPr>
        <w:spacing w:after="50"/>
        <w:rPr>
          <w:lang w:val="fr-FR"/>
        </w:rPr>
      </w:pPr>
      <w:r w:rsidRPr="006A34DE">
        <w:rPr>
          <w:lang w:val="fr-FR"/>
        </w:rPr>
        <w:t>Traiter les valeurs manquantes (NaN), les valeurs erronées/aberrantes, les doublons et les incohérences de format.</w:t>
      </w:r>
    </w:p>
    <w:p w14:paraId="0DEC10C2" w14:textId="77777777" w:rsidR="00303A05" w:rsidRDefault="00000000">
      <w:pPr>
        <w:pStyle w:val="ListParagraph"/>
        <w:numPr>
          <w:ilvl w:val="0"/>
          <w:numId w:val="2"/>
        </w:numPr>
        <w:spacing w:after="50"/>
        <w:rPr>
          <w:lang w:val="fr-FR"/>
        </w:rPr>
      </w:pPr>
      <w:r w:rsidRPr="006A34DE">
        <w:rPr>
          <w:lang w:val="fr-FR"/>
        </w:rPr>
        <w:t xml:space="preserve">Des données de qualité permettent d’obtenir de meilleurs modèles de ML (« </w:t>
      </w:r>
      <w:proofErr w:type="spellStart"/>
      <w:r w:rsidRPr="006A34DE">
        <w:rPr>
          <w:lang w:val="fr-FR"/>
        </w:rPr>
        <w:t>garbage</w:t>
      </w:r>
      <w:proofErr w:type="spellEnd"/>
      <w:r w:rsidRPr="006A34DE">
        <w:rPr>
          <w:lang w:val="fr-FR"/>
        </w:rPr>
        <w:t xml:space="preserve"> in, </w:t>
      </w:r>
      <w:proofErr w:type="spellStart"/>
      <w:r w:rsidRPr="006A34DE">
        <w:rPr>
          <w:lang w:val="fr-FR"/>
        </w:rPr>
        <w:t>garbage</w:t>
      </w:r>
      <w:proofErr w:type="spellEnd"/>
      <w:r w:rsidRPr="006A34DE">
        <w:rPr>
          <w:lang w:val="fr-FR"/>
        </w:rPr>
        <w:t xml:space="preserve"> out »).</w:t>
      </w:r>
    </w:p>
    <w:p w14:paraId="01FE34F3" w14:textId="2B07F8D9" w:rsidR="006A34DE" w:rsidRDefault="006A34DE" w:rsidP="006A34DE">
      <w:pPr>
        <w:pStyle w:val="Heading2"/>
        <w:rPr>
          <w:lang w:val="fr-FR"/>
        </w:rPr>
      </w:pPr>
      <w:r w:rsidRPr="006A34DE">
        <w:rPr>
          <w:lang w:val="fr-FR"/>
        </w:rPr>
        <w:t xml:space="preserve">Étape </w:t>
      </w:r>
      <w:r>
        <w:rPr>
          <w:lang w:val="fr-FR"/>
        </w:rPr>
        <w:t>4</w:t>
      </w:r>
      <w:r w:rsidRPr="006A34DE">
        <w:rPr>
          <w:lang w:val="fr-FR"/>
        </w:rPr>
        <w:t xml:space="preserve"> – </w:t>
      </w:r>
      <w:proofErr w:type="spellStart"/>
      <w:r>
        <w:rPr>
          <w:lang w:val="fr-FR"/>
        </w:rPr>
        <w:t>Exploratory</w:t>
      </w:r>
      <w:proofErr w:type="spellEnd"/>
      <w:r>
        <w:rPr>
          <w:lang w:val="fr-FR"/>
        </w:rPr>
        <w:t xml:space="preserve"> Data </w:t>
      </w:r>
      <w:proofErr w:type="spellStart"/>
      <w:r>
        <w:rPr>
          <w:lang w:val="fr-FR"/>
        </w:rPr>
        <w:t>analysis</w:t>
      </w:r>
      <w:proofErr w:type="spellEnd"/>
    </w:p>
    <w:p w14:paraId="4B850E25" w14:textId="5AB2EA78" w:rsidR="006A34DE" w:rsidRDefault="006A34DE" w:rsidP="006A34DE">
      <w:pPr>
        <w:pStyle w:val="ListParagraph"/>
        <w:numPr>
          <w:ilvl w:val="0"/>
          <w:numId w:val="2"/>
        </w:numPr>
        <w:spacing w:after="50"/>
        <w:jc w:val="both"/>
        <w:rPr>
          <w:lang w:val="fr-FR"/>
        </w:rPr>
      </w:pPr>
      <w:r>
        <w:rPr>
          <w:lang w:val="fr-FR"/>
        </w:rPr>
        <w:lastRenderedPageBreak/>
        <w:t xml:space="preserve">Décrire l’ensemble des données, décrire l’ensemble des individues de la Base de données, comprendre les périmètres, les principales caractéristiques (la moyenne, la fréquence, le mode, Histogrammes, </w:t>
      </w:r>
      <w:proofErr w:type="spellStart"/>
      <w:r>
        <w:rPr>
          <w:lang w:val="fr-FR"/>
        </w:rPr>
        <w:t>boxplots</w:t>
      </w:r>
      <w:proofErr w:type="spellEnd"/>
      <w:r>
        <w:rPr>
          <w:lang w:val="fr-FR"/>
        </w:rPr>
        <w:t>, analyse univariée</w:t>
      </w:r>
      <w:proofErr w:type="gramStart"/>
      <w:r>
        <w:rPr>
          <w:lang w:val="fr-FR"/>
        </w:rPr>
        <w:t>) ,</w:t>
      </w:r>
      <w:proofErr w:type="gramEnd"/>
      <w:r>
        <w:rPr>
          <w:lang w:val="fr-FR"/>
        </w:rPr>
        <w:t xml:space="preserve"> EDA</w:t>
      </w:r>
      <w:del w:id="0" w:author="Ange Maxime TCHOUTANG" w:date="2026-10-05T09:43:00Z" w16du:dateUtc="2026-10-05T08:43:00Z">
        <w:r w:rsidDel="006A34DE">
          <w:rPr>
            <w:lang w:val="fr-FR"/>
          </w:rPr>
          <w:delText>d</w:delText>
        </w:r>
      </w:del>
    </w:p>
    <w:p w14:paraId="11BC278B" w14:textId="77777777" w:rsidR="006A34DE" w:rsidRDefault="006A34DE" w:rsidP="006A34DE">
      <w:pPr>
        <w:pStyle w:val="Heading2"/>
      </w:pPr>
      <w:r>
        <w:t xml:space="preserve">Étape 5 – </w:t>
      </w:r>
      <w:proofErr w:type="spellStart"/>
      <w:r>
        <w:t>Ingénierie</w:t>
      </w:r>
      <w:proofErr w:type="spellEnd"/>
      <w:r>
        <w:t xml:space="preserve"> des variables (feature engineering)</w:t>
      </w:r>
    </w:p>
    <w:p w14:paraId="7A45ABC7" w14:textId="77777777" w:rsidR="006A34DE" w:rsidRPr="006A34DE" w:rsidRDefault="006A34DE" w:rsidP="006A34DE">
      <w:pPr>
        <w:pStyle w:val="ListParagraph"/>
        <w:numPr>
          <w:ilvl w:val="0"/>
          <w:numId w:val="2"/>
        </w:numPr>
        <w:spacing w:after="50"/>
        <w:rPr>
          <w:lang w:val="fr-FR"/>
        </w:rPr>
      </w:pPr>
      <w:r w:rsidRPr="006A34DE">
        <w:rPr>
          <w:lang w:val="fr-FR"/>
        </w:rPr>
        <w:t>Analyse exploratoire : statistiques descriptives (moyenne, médiane, fréquence, mode), histogrammes, box plots, nuages de points, corrélations.</w:t>
      </w:r>
    </w:p>
    <w:p w14:paraId="64995C15" w14:textId="698FF09D" w:rsidR="006A34DE" w:rsidRPr="006A34DE" w:rsidRDefault="006A34DE" w:rsidP="006A34DE">
      <w:pPr>
        <w:pStyle w:val="ListParagraph"/>
        <w:numPr>
          <w:ilvl w:val="0"/>
          <w:numId w:val="2"/>
        </w:numPr>
        <w:spacing w:after="50"/>
      </w:pPr>
      <w:r w:rsidRPr="006A34DE">
        <w:rPr>
          <w:lang w:val="fr-FR"/>
        </w:rPr>
        <w:t xml:space="preserve">Sélectionner les variables utiles pour le modèle, transformer (encodage, normalisation/standardisation) et, si besoin, créer de nouvelles variables. </w:t>
      </w:r>
      <w:r>
        <w:t xml:space="preserve">Le </w:t>
      </w:r>
      <w:proofErr w:type="spellStart"/>
      <w:r>
        <w:t>détail</w:t>
      </w:r>
      <w:proofErr w:type="spellEnd"/>
      <w:r>
        <w:t xml:space="preserve"> figure </w:t>
      </w:r>
      <w:proofErr w:type="spellStart"/>
      <w:r>
        <w:t>en</w:t>
      </w:r>
      <w:proofErr w:type="spellEnd"/>
      <w:r>
        <w:t xml:space="preserve"> </w:t>
      </w:r>
      <w:proofErr w:type="spellStart"/>
      <w:r>
        <w:t>Partie</w:t>
      </w:r>
      <w:proofErr w:type="spellEnd"/>
      <w:r>
        <w:t xml:space="preserve"> 4.</w:t>
      </w:r>
    </w:p>
    <w:p w14:paraId="344BAB88" w14:textId="19C66EC4" w:rsidR="00303A05" w:rsidRPr="006A34DE" w:rsidRDefault="00000000">
      <w:pPr>
        <w:pStyle w:val="Heading2"/>
        <w:rPr>
          <w:lang w:val="fr-FR"/>
        </w:rPr>
      </w:pPr>
      <w:r w:rsidRPr="006A34DE">
        <w:rPr>
          <w:lang w:val="fr-FR"/>
        </w:rPr>
        <w:t xml:space="preserve">Étape </w:t>
      </w:r>
      <w:r w:rsidR="006A34DE" w:rsidRPr="006A34DE">
        <w:rPr>
          <w:lang w:val="fr-FR"/>
        </w:rPr>
        <w:t>6</w:t>
      </w:r>
      <w:r w:rsidRPr="006A34DE">
        <w:rPr>
          <w:lang w:val="fr-FR"/>
        </w:rPr>
        <w:t xml:space="preserve"> – Découper l’ensemble des données</w:t>
      </w:r>
    </w:p>
    <w:p w14:paraId="56005E11" w14:textId="77777777" w:rsidR="00303A05" w:rsidRPr="006A34DE" w:rsidRDefault="00000000">
      <w:pPr>
        <w:pStyle w:val="ListParagraph"/>
        <w:numPr>
          <w:ilvl w:val="0"/>
          <w:numId w:val="2"/>
        </w:numPr>
        <w:spacing w:after="50"/>
        <w:rPr>
          <w:lang w:val="fr-FR"/>
        </w:rPr>
      </w:pPr>
      <w:r w:rsidRPr="006A34DE">
        <w:rPr>
          <w:lang w:val="fr-FR"/>
        </w:rPr>
        <w:t>Séparer les données en deux bases : une base d’</w:t>
      </w:r>
      <w:r w:rsidRPr="006A34DE">
        <w:rPr>
          <w:b/>
          <w:bCs/>
          <w:lang w:val="fr-FR"/>
        </w:rPr>
        <w:t>entraînement</w:t>
      </w:r>
      <w:r w:rsidRPr="006A34DE">
        <w:rPr>
          <w:lang w:val="fr-FR"/>
        </w:rPr>
        <w:t xml:space="preserve"> (train) et une base de </w:t>
      </w:r>
      <w:r w:rsidRPr="006A34DE">
        <w:rPr>
          <w:b/>
          <w:bCs/>
          <w:lang w:val="fr-FR"/>
        </w:rPr>
        <w:t>test</w:t>
      </w:r>
      <w:r w:rsidRPr="006A34DE">
        <w:rPr>
          <w:lang w:val="fr-FR"/>
        </w:rPr>
        <w:t xml:space="preserve">, avant les transformations qui pourraient fuir de l’information (data </w:t>
      </w:r>
      <w:proofErr w:type="spellStart"/>
      <w:r w:rsidRPr="006A34DE">
        <w:rPr>
          <w:lang w:val="fr-FR"/>
        </w:rPr>
        <w:t>leakage</w:t>
      </w:r>
      <w:proofErr w:type="spellEnd"/>
      <w:r w:rsidRPr="006A34DE">
        <w:rPr>
          <w:lang w:val="fr-FR"/>
        </w:rPr>
        <w:t>).</w:t>
      </w:r>
    </w:p>
    <w:p w14:paraId="1C583CF4" w14:textId="07AA7B0A" w:rsidR="00303A05" w:rsidRDefault="00000000">
      <w:pPr>
        <w:pStyle w:val="Heading2"/>
      </w:pPr>
      <w:r>
        <w:t xml:space="preserve">Étape </w:t>
      </w:r>
      <w:r w:rsidR="006A34DE">
        <w:t>7</w:t>
      </w:r>
      <w:r>
        <w:t xml:space="preserve"> – </w:t>
      </w:r>
      <w:proofErr w:type="spellStart"/>
      <w:r>
        <w:t>Choisir</w:t>
      </w:r>
      <w:proofErr w:type="spellEnd"/>
      <w:r>
        <w:t xml:space="preserve"> le </w:t>
      </w:r>
      <w:proofErr w:type="spellStart"/>
      <w:r>
        <w:t>modèle</w:t>
      </w:r>
      <w:proofErr w:type="spellEnd"/>
    </w:p>
    <w:p w14:paraId="00271990" w14:textId="77777777" w:rsidR="00303A05" w:rsidRPr="006A34DE" w:rsidRDefault="00000000">
      <w:pPr>
        <w:pStyle w:val="ListParagraph"/>
        <w:numPr>
          <w:ilvl w:val="0"/>
          <w:numId w:val="2"/>
        </w:numPr>
        <w:spacing w:after="50"/>
        <w:rPr>
          <w:lang w:val="fr-FR"/>
        </w:rPr>
      </w:pPr>
      <w:r w:rsidRPr="006A34DE">
        <w:rPr>
          <w:lang w:val="fr-FR"/>
        </w:rPr>
        <w:t>Le choix dépend du type de problème : régression (cible numérique) ou classification (cible catégorielle), supervisé ou non supervisé (voir Partie 5).</w:t>
      </w:r>
    </w:p>
    <w:p w14:paraId="770C5046" w14:textId="77777777" w:rsidR="00303A05" w:rsidRPr="006A34DE" w:rsidRDefault="00000000">
      <w:pPr>
        <w:pStyle w:val="ListParagraph"/>
        <w:numPr>
          <w:ilvl w:val="0"/>
          <w:numId w:val="2"/>
        </w:numPr>
        <w:spacing w:after="50"/>
        <w:rPr>
          <w:lang w:val="fr-FR"/>
        </w:rPr>
      </w:pPr>
      <w:r w:rsidRPr="006A34DE">
        <w:rPr>
          <w:lang w:val="fr-FR"/>
        </w:rPr>
        <w:t>Il n’existe pas de « meilleur » modèle universel : cela dépend des données et de l’objectif.</w:t>
      </w:r>
    </w:p>
    <w:p w14:paraId="2E7078A8" w14:textId="326692FB" w:rsidR="00303A05" w:rsidRDefault="00000000">
      <w:pPr>
        <w:pStyle w:val="Heading2"/>
      </w:pPr>
      <w:r>
        <w:t xml:space="preserve">Étape </w:t>
      </w:r>
      <w:r w:rsidR="006A34DE">
        <w:t>8</w:t>
      </w:r>
      <w:r>
        <w:t xml:space="preserve"> – </w:t>
      </w:r>
      <w:proofErr w:type="spellStart"/>
      <w:r>
        <w:t>Entraîner</w:t>
      </w:r>
      <w:proofErr w:type="spellEnd"/>
      <w:r>
        <w:t xml:space="preserve"> le </w:t>
      </w:r>
      <w:proofErr w:type="spellStart"/>
      <w:r>
        <w:t>modèle</w:t>
      </w:r>
      <w:proofErr w:type="spellEnd"/>
    </w:p>
    <w:p w14:paraId="2BD18433" w14:textId="77777777" w:rsidR="00303A05" w:rsidRPr="006A34DE" w:rsidRDefault="00000000">
      <w:pPr>
        <w:pStyle w:val="ListParagraph"/>
        <w:numPr>
          <w:ilvl w:val="0"/>
          <w:numId w:val="2"/>
        </w:numPr>
        <w:spacing w:after="50"/>
        <w:rPr>
          <w:lang w:val="fr-FR"/>
        </w:rPr>
      </w:pPr>
      <w:r w:rsidRPr="006A34DE">
        <w:rPr>
          <w:lang w:val="fr-FR"/>
        </w:rPr>
        <w:t xml:space="preserve">Ne pas commencer par le modèle le plus complexe : </w:t>
      </w:r>
      <w:r w:rsidRPr="006A34DE">
        <w:rPr>
          <w:b/>
          <w:bCs/>
          <w:lang w:val="fr-FR"/>
        </w:rPr>
        <w:t>commencer par un modèle simple</w:t>
      </w:r>
      <w:r w:rsidRPr="006A34DE">
        <w:rPr>
          <w:lang w:val="fr-FR"/>
        </w:rPr>
        <w:t xml:space="preserve"> (modèle de base), puis complexifier si nécessaire.</w:t>
      </w:r>
    </w:p>
    <w:p w14:paraId="1FC950BA" w14:textId="77777777" w:rsidR="00303A05" w:rsidRPr="006A34DE" w:rsidRDefault="00000000">
      <w:pPr>
        <w:pStyle w:val="ListParagraph"/>
        <w:numPr>
          <w:ilvl w:val="0"/>
          <w:numId w:val="2"/>
        </w:numPr>
        <w:spacing w:after="50"/>
        <w:rPr>
          <w:lang w:val="fr-FR"/>
        </w:rPr>
      </w:pPr>
      <w:r w:rsidRPr="006A34DE">
        <w:rPr>
          <w:b/>
          <w:bCs/>
          <w:lang w:val="fr-FR"/>
        </w:rPr>
        <w:t>Plus simple ⇒ plus explicable.</w:t>
      </w:r>
      <w:r w:rsidRPr="006A34DE">
        <w:rPr>
          <w:lang w:val="fr-FR"/>
        </w:rPr>
        <w:t xml:space="preserve"> Exemples :</w:t>
      </w:r>
    </w:p>
    <w:p w14:paraId="092AABE4" w14:textId="77777777" w:rsidR="00303A05" w:rsidRDefault="00000000">
      <w:pPr>
        <w:pStyle w:val="ListParagraph"/>
        <w:numPr>
          <w:ilvl w:val="1"/>
          <w:numId w:val="2"/>
        </w:numPr>
        <w:spacing w:after="50"/>
      </w:pPr>
      <w:proofErr w:type="spellStart"/>
      <w:proofErr w:type="gramStart"/>
      <w:r>
        <w:t>Régression</w:t>
      </w:r>
      <w:proofErr w:type="spellEnd"/>
      <w:r>
        <w:t xml:space="preserve"> :</w:t>
      </w:r>
      <w:proofErr w:type="gramEnd"/>
      <w:r>
        <w:t xml:space="preserve"> </w:t>
      </w:r>
      <w:proofErr w:type="spellStart"/>
      <w:r>
        <w:t>régression</w:t>
      </w:r>
      <w:proofErr w:type="spellEnd"/>
      <w:r>
        <w:t xml:space="preserve"> </w:t>
      </w:r>
      <w:proofErr w:type="spellStart"/>
      <w:r>
        <w:t>linéaire</w:t>
      </w:r>
      <w:proofErr w:type="spellEnd"/>
    </w:p>
    <w:p w14:paraId="451105C5" w14:textId="77777777" w:rsidR="00303A05" w:rsidRDefault="00000000">
      <w:pPr>
        <w:pStyle w:val="ListParagraph"/>
        <w:numPr>
          <w:ilvl w:val="1"/>
          <w:numId w:val="2"/>
        </w:numPr>
        <w:spacing w:after="50"/>
      </w:pPr>
      <w:proofErr w:type="gramStart"/>
      <w:r>
        <w:t>Classification :</w:t>
      </w:r>
      <w:proofErr w:type="gramEnd"/>
      <w:r>
        <w:t xml:space="preserve"> </w:t>
      </w:r>
      <w:proofErr w:type="spellStart"/>
      <w:r>
        <w:t>régression</w:t>
      </w:r>
      <w:proofErr w:type="spellEnd"/>
      <w:r>
        <w:t xml:space="preserve"> </w:t>
      </w:r>
      <w:proofErr w:type="spellStart"/>
      <w:r>
        <w:t>logistique</w:t>
      </w:r>
      <w:proofErr w:type="spellEnd"/>
    </w:p>
    <w:p w14:paraId="39173C65" w14:textId="77777777" w:rsidR="00303A05" w:rsidRDefault="00000000">
      <w:pPr>
        <w:pStyle w:val="ListParagraph"/>
        <w:numPr>
          <w:ilvl w:val="1"/>
          <w:numId w:val="2"/>
        </w:numPr>
        <w:spacing w:after="50"/>
      </w:pPr>
      <w:proofErr w:type="spellStart"/>
      <w:r>
        <w:t>Puis</w:t>
      </w:r>
      <w:proofErr w:type="spellEnd"/>
      <w:r>
        <w:t xml:space="preserve"> </w:t>
      </w:r>
      <w:proofErr w:type="spellStart"/>
      <w:r>
        <w:t>modèles</w:t>
      </w:r>
      <w:proofErr w:type="spellEnd"/>
      <w:r>
        <w:t xml:space="preserve"> plus </w:t>
      </w:r>
      <w:proofErr w:type="gramStart"/>
      <w:r>
        <w:t>complexes :</w:t>
      </w:r>
      <w:proofErr w:type="gramEnd"/>
      <w:r>
        <w:t xml:space="preserve"> Decision Tree, Random Forest, </w:t>
      </w:r>
      <w:proofErr w:type="spellStart"/>
      <w:r>
        <w:t>XGBoost</w:t>
      </w:r>
      <w:proofErr w:type="spellEnd"/>
      <w:r>
        <w:t xml:space="preserve">, </w:t>
      </w:r>
      <w:proofErr w:type="spellStart"/>
      <w:r>
        <w:t>CatBoost</w:t>
      </w:r>
      <w:proofErr w:type="spellEnd"/>
      <w:r>
        <w:t>…</w:t>
      </w:r>
    </w:p>
    <w:p w14:paraId="4B74C2C3" w14:textId="342BD72E" w:rsidR="00303A05" w:rsidRPr="006A34DE" w:rsidRDefault="00000000">
      <w:pPr>
        <w:pStyle w:val="Heading2"/>
        <w:rPr>
          <w:lang w:val="fr-FR"/>
        </w:rPr>
      </w:pPr>
      <w:r w:rsidRPr="006A34DE">
        <w:rPr>
          <w:lang w:val="fr-FR"/>
        </w:rPr>
        <w:t xml:space="preserve">Étape </w:t>
      </w:r>
      <w:r w:rsidR="006A34DE">
        <w:rPr>
          <w:lang w:val="fr-FR"/>
        </w:rPr>
        <w:t>9</w:t>
      </w:r>
      <w:r w:rsidRPr="006A34DE">
        <w:rPr>
          <w:lang w:val="fr-FR"/>
        </w:rPr>
        <w:t xml:space="preserve"> – Évaluer les performances du modèle</w:t>
      </w:r>
    </w:p>
    <w:p w14:paraId="59608509" w14:textId="77777777" w:rsidR="00303A05" w:rsidRPr="006A34DE" w:rsidRDefault="00000000">
      <w:pPr>
        <w:pStyle w:val="ListParagraph"/>
        <w:numPr>
          <w:ilvl w:val="0"/>
          <w:numId w:val="2"/>
        </w:numPr>
        <w:spacing w:after="50"/>
        <w:rPr>
          <w:lang w:val="fr-FR"/>
        </w:rPr>
      </w:pPr>
      <w:r w:rsidRPr="006A34DE">
        <w:rPr>
          <w:lang w:val="fr-FR"/>
        </w:rPr>
        <w:t xml:space="preserve">Évaluer sur une base de </w:t>
      </w:r>
      <w:r w:rsidRPr="006A34DE">
        <w:rPr>
          <w:b/>
          <w:bCs/>
          <w:lang w:val="fr-FR"/>
        </w:rPr>
        <w:t>données indépendantes</w:t>
      </w:r>
      <w:r w:rsidRPr="006A34DE">
        <w:rPr>
          <w:lang w:val="fr-FR"/>
        </w:rPr>
        <w:t xml:space="preserve"> : celle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03A05" w14:paraId="4DF9F651"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EEAF6"/>
            <w:tcMar>
              <w:top w:w="60" w:type="dxa"/>
              <w:left w:w="100" w:type="dxa"/>
              <w:bottom w:w="60" w:type="dxa"/>
              <w:right w:w="100" w:type="dxa"/>
            </w:tcMar>
          </w:tcPr>
          <w:p w14:paraId="66DC8E12" w14:textId="77777777" w:rsidR="00303A05" w:rsidRDefault="00000000">
            <w:r>
              <w:rPr>
                <w:b/>
                <w:bCs/>
              </w:rPr>
              <w:t xml:space="preserve">Type de </w:t>
            </w:r>
            <w:proofErr w:type="spellStart"/>
            <w:r>
              <w:rPr>
                <w:b/>
                <w:bCs/>
              </w:rPr>
              <w:t>problème</w:t>
            </w:r>
            <w:proofErr w:type="spellEnd"/>
          </w:p>
        </w:tc>
        <w:tc>
          <w:tcPr>
            <w:tcW w:w="7160" w:type="dxa"/>
            <w:tcBorders>
              <w:top w:val="single" w:sz="4" w:space="0" w:color="BBBBBB"/>
              <w:left w:val="single" w:sz="4" w:space="0" w:color="BBBBBB"/>
              <w:bottom w:val="single" w:sz="4" w:space="0" w:color="BBBBBB"/>
              <w:right w:val="single" w:sz="4" w:space="0" w:color="BBBBBB"/>
            </w:tcBorders>
            <w:shd w:val="clear" w:color="auto" w:fill="DEEAF6"/>
            <w:tcMar>
              <w:top w:w="60" w:type="dxa"/>
              <w:left w:w="100" w:type="dxa"/>
              <w:bottom w:w="60" w:type="dxa"/>
              <w:right w:w="100" w:type="dxa"/>
            </w:tcMar>
          </w:tcPr>
          <w:p w14:paraId="364346A5" w14:textId="77777777" w:rsidR="00303A05" w:rsidRDefault="00000000">
            <w:proofErr w:type="spellStart"/>
            <w:r>
              <w:rPr>
                <w:b/>
                <w:bCs/>
              </w:rPr>
              <w:t>Métriques</w:t>
            </w:r>
            <w:proofErr w:type="spellEnd"/>
          </w:p>
        </w:tc>
      </w:tr>
      <w:tr w:rsidR="00303A05" w14:paraId="0CAF957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6B5B1E" w14:textId="77777777" w:rsidR="00303A05" w:rsidRDefault="00000000">
            <w:proofErr w:type="spellStart"/>
            <w:r>
              <w:t>Régression</w:t>
            </w:r>
            <w:proofErr w:type="spellEnd"/>
          </w:p>
        </w:tc>
        <w:tc>
          <w:tcPr>
            <w:tcW w:w="7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9351A1" w14:textId="77777777" w:rsidR="00303A05" w:rsidRDefault="00000000">
            <w:r>
              <w:t>MSE, R², MAE, RMSE</w:t>
            </w:r>
          </w:p>
        </w:tc>
      </w:tr>
      <w:tr w:rsidR="00303A05" w:rsidRPr="006A34DE" w14:paraId="1677470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068399" w14:textId="77777777" w:rsidR="00303A05" w:rsidRDefault="00000000">
            <w:r>
              <w:t>Classification</w:t>
            </w:r>
          </w:p>
        </w:tc>
        <w:tc>
          <w:tcPr>
            <w:tcW w:w="7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F35E58" w14:textId="77777777" w:rsidR="00303A05" w:rsidRPr="006A34DE" w:rsidRDefault="00000000">
            <w:pPr>
              <w:rPr>
                <w:lang w:val="fr-FR"/>
              </w:rPr>
            </w:pPr>
            <w:r w:rsidRPr="006A34DE">
              <w:rPr>
                <w:lang w:val="fr-FR"/>
              </w:rPr>
              <w:t>Taux de précision (</w:t>
            </w:r>
            <w:proofErr w:type="spellStart"/>
            <w:r w:rsidRPr="006A34DE">
              <w:rPr>
                <w:lang w:val="fr-FR"/>
              </w:rPr>
              <w:t>precision</w:t>
            </w:r>
            <w:proofErr w:type="spellEnd"/>
            <w:r w:rsidRPr="006A34DE">
              <w:rPr>
                <w:lang w:val="fr-FR"/>
              </w:rPr>
              <w:t xml:space="preserve">), </w:t>
            </w:r>
            <w:proofErr w:type="spellStart"/>
            <w:r w:rsidRPr="006A34DE">
              <w:rPr>
                <w:lang w:val="fr-FR"/>
              </w:rPr>
              <w:t>accuracy</w:t>
            </w:r>
            <w:proofErr w:type="spellEnd"/>
            <w:r w:rsidRPr="006A34DE">
              <w:rPr>
                <w:lang w:val="fr-FR"/>
              </w:rPr>
              <w:t>, AUC, F1-score, matrice de confusion</w:t>
            </w:r>
          </w:p>
        </w:tc>
      </w:tr>
    </w:tbl>
    <w:p w14:paraId="78ED01C7" w14:textId="77777777" w:rsidR="00303A05" w:rsidRPr="006A34DE" w:rsidRDefault="00303A05">
      <w:pPr>
        <w:spacing w:after="100"/>
        <w:rPr>
          <w:lang w:val="fr-FR"/>
        </w:rPr>
      </w:pPr>
    </w:p>
    <w:p w14:paraId="376A2382" w14:textId="1FCDA630" w:rsidR="00303A05" w:rsidRDefault="00000000">
      <w:pPr>
        <w:pStyle w:val="Heading2"/>
      </w:pPr>
      <w:r>
        <w:t xml:space="preserve">Étape </w:t>
      </w:r>
      <w:r w:rsidR="006A34DE">
        <w:t>10</w:t>
      </w:r>
      <w:r>
        <w:t xml:space="preserve"> – </w:t>
      </w:r>
      <w:proofErr w:type="spellStart"/>
      <w:r>
        <w:t>Implémentation</w:t>
      </w:r>
      <w:proofErr w:type="spellEnd"/>
    </w:p>
    <w:p w14:paraId="7DE10192" w14:textId="77777777" w:rsidR="00303A05" w:rsidRPr="006A34DE" w:rsidRDefault="00000000">
      <w:pPr>
        <w:pStyle w:val="ListParagraph"/>
        <w:numPr>
          <w:ilvl w:val="0"/>
          <w:numId w:val="2"/>
        </w:numPr>
        <w:spacing w:after="50"/>
        <w:rPr>
          <w:lang w:val="fr-FR"/>
        </w:rPr>
      </w:pPr>
      <w:r w:rsidRPr="006A34DE">
        <w:rPr>
          <w:lang w:val="fr-FR"/>
        </w:rPr>
        <w:t>Il y a des tests à faire avant le déploiement à grande échelle.</w:t>
      </w:r>
    </w:p>
    <w:p w14:paraId="3C064BF4" w14:textId="77777777" w:rsidR="00303A05" w:rsidRPr="006A34DE" w:rsidRDefault="00000000">
      <w:pPr>
        <w:pBdr>
          <w:left w:val="single" w:sz="18" w:space="8" w:color="2E75B6"/>
        </w:pBdr>
        <w:spacing w:before="80" w:after="120"/>
        <w:ind w:left="240"/>
        <w:rPr>
          <w:lang w:val="fr-FR"/>
        </w:rPr>
      </w:pPr>
      <w:r w:rsidRPr="006A34DE">
        <w:rPr>
          <w:b/>
          <w:bCs/>
          <w:lang w:val="fr-FR"/>
        </w:rPr>
        <w:t>Retenu :</w:t>
      </w:r>
      <w:r w:rsidRPr="006A34DE">
        <w:rPr>
          <w:lang w:val="fr-FR"/>
        </w:rPr>
        <w:t xml:space="preserve"> la base du ML est très importante ; ne pas brûler les étapes.</w:t>
      </w:r>
    </w:p>
    <w:p w14:paraId="589CAAAD" w14:textId="77777777" w:rsidR="00303A05" w:rsidRPr="006A34DE" w:rsidRDefault="00000000">
      <w:pPr>
        <w:pStyle w:val="Heading1"/>
        <w:rPr>
          <w:lang w:val="fr-FR"/>
        </w:rPr>
      </w:pPr>
      <w:r w:rsidRPr="006A34DE">
        <w:rPr>
          <w:lang w:val="fr-FR"/>
        </w:rPr>
        <w:t>Partie 2 – Vidéo 2 : Comment organiser ses projets</w:t>
      </w:r>
    </w:p>
    <w:p w14:paraId="0D4CA34A" w14:textId="77777777" w:rsidR="00303A05" w:rsidRPr="006A34DE" w:rsidRDefault="00000000">
      <w:pPr>
        <w:spacing w:after="100"/>
        <w:rPr>
          <w:lang w:val="fr-FR"/>
        </w:rPr>
      </w:pPr>
      <w:r w:rsidRPr="006A34DE">
        <w:rPr>
          <w:lang w:val="fr-FR"/>
        </w:rPr>
        <w:t>Pourquoi s’organiser : éviter les erreurs, les bugs, et le « pas de fin après » (travail qui ne s’arrête jamais).</w:t>
      </w:r>
    </w:p>
    <w:p w14:paraId="50210BB3" w14:textId="77777777" w:rsidR="00303A05" w:rsidRPr="006A34DE" w:rsidRDefault="00000000">
      <w:pPr>
        <w:pStyle w:val="ListParagraph"/>
        <w:numPr>
          <w:ilvl w:val="0"/>
          <w:numId w:val="2"/>
        </w:numPr>
        <w:spacing w:after="50"/>
        <w:rPr>
          <w:lang w:val="fr-FR"/>
        </w:rPr>
      </w:pPr>
      <w:r w:rsidRPr="006A34DE">
        <w:rPr>
          <w:lang w:val="fr-FR"/>
        </w:rPr>
        <w:t>Un plan clair, des étapes simples, une suite logique des étapes.</w:t>
      </w:r>
    </w:p>
    <w:p w14:paraId="1ECAA640" w14:textId="77777777" w:rsidR="00303A05" w:rsidRPr="006A34DE" w:rsidRDefault="00000000">
      <w:pPr>
        <w:pStyle w:val="ListParagraph"/>
        <w:numPr>
          <w:ilvl w:val="0"/>
          <w:numId w:val="2"/>
        </w:numPr>
        <w:spacing w:after="50"/>
        <w:rPr>
          <w:lang w:val="fr-FR"/>
        </w:rPr>
      </w:pPr>
      <w:r w:rsidRPr="006A34DE">
        <w:rPr>
          <w:lang w:val="fr-FR"/>
        </w:rPr>
        <w:t xml:space="preserve">Savoir organiser son code en </w:t>
      </w:r>
      <w:r w:rsidRPr="006A34DE">
        <w:rPr>
          <w:b/>
          <w:bCs/>
          <w:lang w:val="fr-FR"/>
        </w:rPr>
        <w:t>sections</w:t>
      </w:r>
      <w:r w:rsidRPr="006A34DE">
        <w:rPr>
          <w:lang w:val="fr-FR"/>
        </w:rPr>
        <w:t xml:space="preserve"> : Import, nettoyage/transformation, EDA, modèle, test, évaluation, fin.</w:t>
      </w:r>
    </w:p>
    <w:p w14:paraId="5F589F05" w14:textId="77777777" w:rsidR="00303A05" w:rsidRPr="006A34DE" w:rsidRDefault="00000000">
      <w:pPr>
        <w:pStyle w:val="ListParagraph"/>
        <w:numPr>
          <w:ilvl w:val="0"/>
          <w:numId w:val="2"/>
        </w:numPr>
        <w:spacing w:after="50"/>
        <w:rPr>
          <w:lang w:val="fr-FR"/>
        </w:rPr>
      </w:pPr>
      <w:r w:rsidRPr="006A34DE">
        <w:rPr>
          <w:lang w:val="fr-FR"/>
        </w:rPr>
        <w:t>Schéma noté : Import – EDA – Nettoyage – EDA – Modèle – Test.</w:t>
      </w:r>
    </w:p>
    <w:p w14:paraId="65D95E60" w14:textId="77777777" w:rsidR="00303A05" w:rsidRPr="006A34DE" w:rsidRDefault="00000000">
      <w:pPr>
        <w:pStyle w:val="ListParagraph"/>
        <w:numPr>
          <w:ilvl w:val="0"/>
          <w:numId w:val="2"/>
        </w:numPr>
        <w:spacing w:after="50"/>
        <w:rPr>
          <w:lang w:val="fr-FR"/>
        </w:rPr>
      </w:pPr>
      <w:r w:rsidRPr="006A34DE">
        <w:rPr>
          <w:lang w:val="fr-FR"/>
        </w:rPr>
        <w:lastRenderedPageBreak/>
        <w:t xml:space="preserve">Faire aussi des </w:t>
      </w:r>
      <w:r w:rsidRPr="006A34DE">
        <w:rPr>
          <w:b/>
          <w:bCs/>
          <w:lang w:val="fr-FR"/>
        </w:rPr>
        <w:t>scripts automatisés</w:t>
      </w:r>
      <w:r w:rsidRPr="006A34DE">
        <w:rPr>
          <w:lang w:val="fr-FR"/>
        </w:rPr>
        <w:t>.</w:t>
      </w:r>
    </w:p>
    <w:p w14:paraId="5F0687BA" w14:textId="77777777" w:rsidR="00303A05" w:rsidRDefault="00000000">
      <w:pPr>
        <w:pStyle w:val="Heading2"/>
      </w:pPr>
      <w:r>
        <w:t>a) Import des données</w:t>
      </w:r>
    </w:p>
    <w:p w14:paraId="1891D845" w14:textId="77777777" w:rsidR="00303A05" w:rsidRPr="006A34DE" w:rsidRDefault="00000000">
      <w:pPr>
        <w:pStyle w:val="ListParagraph"/>
        <w:numPr>
          <w:ilvl w:val="0"/>
          <w:numId w:val="2"/>
        </w:numPr>
        <w:spacing w:after="50"/>
        <w:rPr>
          <w:lang w:val="fr-FR"/>
        </w:rPr>
      </w:pPr>
      <w:r w:rsidRPr="006A34DE">
        <w:rPr>
          <w:lang w:val="fr-FR"/>
        </w:rPr>
        <w:t>Vérifier les types de données (chaînes de caractères, numériques, etc.).</w:t>
      </w:r>
    </w:p>
    <w:p w14:paraId="2E227F8C" w14:textId="77777777" w:rsidR="00303A05" w:rsidRDefault="00000000">
      <w:pPr>
        <w:pStyle w:val="Heading2"/>
      </w:pPr>
      <w:r>
        <w:t>b) Exploration des données</w:t>
      </w:r>
    </w:p>
    <w:p w14:paraId="7C83E556" w14:textId="168F59B1" w:rsidR="00303A05" w:rsidRPr="006A34DE" w:rsidRDefault="00000000">
      <w:pPr>
        <w:pStyle w:val="ListParagraph"/>
        <w:numPr>
          <w:ilvl w:val="0"/>
          <w:numId w:val="2"/>
        </w:numPr>
        <w:spacing w:after="50"/>
        <w:rPr>
          <w:lang w:val="fr-FR"/>
        </w:rPr>
      </w:pPr>
      <w:r w:rsidRPr="006A34DE">
        <w:rPr>
          <w:lang w:val="fr-FR"/>
        </w:rPr>
        <w:t xml:space="preserve">Graphiques, corrélations, tendances/variabilité. </w:t>
      </w:r>
      <w:r w:rsidRPr="006A34DE">
        <w:rPr>
          <w:b/>
          <w:bCs/>
          <w:lang w:val="fr-FR"/>
        </w:rPr>
        <w:t>Pas de modification de données à cette étape.</w:t>
      </w:r>
    </w:p>
    <w:p w14:paraId="6B021F62" w14:textId="77777777" w:rsidR="00303A05" w:rsidRDefault="00000000">
      <w:pPr>
        <w:pStyle w:val="Heading2"/>
      </w:pPr>
      <w:r>
        <w:t xml:space="preserve">c) </w:t>
      </w:r>
      <w:proofErr w:type="spellStart"/>
      <w:r>
        <w:t>Nettoyage</w:t>
      </w:r>
      <w:proofErr w:type="spellEnd"/>
      <w:r>
        <w:t xml:space="preserve"> des données</w:t>
      </w:r>
    </w:p>
    <w:p w14:paraId="4B7AD847" w14:textId="77777777" w:rsidR="00303A05" w:rsidRPr="006A34DE" w:rsidRDefault="00000000">
      <w:pPr>
        <w:pStyle w:val="ListParagraph"/>
        <w:numPr>
          <w:ilvl w:val="0"/>
          <w:numId w:val="2"/>
        </w:numPr>
        <w:spacing w:after="50"/>
        <w:rPr>
          <w:lang w:val="fr-FR"/>
        </w:rPr>
      </w:pPr>
      <w:r w:rsidRPr="006A34DE">
        <w:rPr>
          <w:lang w:val="fr-FR"/>
        </w:rPr>
        <w:t xml:space="preserve">Transformer, extraire des données, ajouter des variables/époques </w:t>
      </w:r>
      <w:r w:rsidRPr="006A34DE">
        <w:rPr>
          <w:i/>
          <w:iCs/>
          <w:color w:val="B45F06"/>
          <w:lang w:val="fr-FR"/>
        </w:rPr>
        <w:t>[à vérifier]</w:t>
      </w:r>
      <w:r w:rsidRPr="006A34DE">
        <w:rPr>
          <w:lang w:val="fr-FR"/>
        </w:rPr>
        <w:t xml:space="preserve"> ; reprendre les bibliothèques dans cette section et ne plus les réimporter à l’autre étape </w:t>
      </w:r>
      <w:r w:rsidRPr="006A34DE">
        <w:rPr>
          <w:i/>
          <w:iCs/>
          <w:color w:val="B45F06"/>
          <w:lang w:val="fr-FR"/>
        </w:rPr>
        <w:t>[à vérifier]</w:t>
      </w:r>
      <w:r w:rsidRPr="006A34DE">
        <w:rPr>
          <w:lang w:val="fr-FR"/>
        </w:rPr>
        <w:t>.</w:t>
      </w:r>
    </w:p>
    <w:p w14:paraId="42C8085D" w14:textId="77777777" w:rsidR="00303A05" w:rsidRPr="006A34DE" w:rsidRDefault="00000000">
      <w:pPr>
        <w:pStyle w:val="Heading2"/>
        <w:rPr>
          <w:lang w:val="fr-FR"/>
        </w:rPr>
      </w:pPr>
      <w:r w:rsidRPr="006A34DE">
        <w:rPr>
          <w:lang w:val="fr-FR"/>
        </w:rPr>
        <w:t>d) Construire le modèle (préparation)</w:t>
      </w:r>
    </w:p>
    <w:p w14:paraId="0EF5B932" w14:textId="77777777" w:rsidR="00303A05" w:rsidRPr="006A34DE" w:rsidRDefault="00000000">
      <w:pPr>
        <w:pStyle w:val="ListParagraph"/>
        <w:numPr>
          <w:ilvl w:val="0"/>
          <w:numId w:val="2"/>
        </w:numPr>
        <w:spacing w:after="50"/>
        <w:rPr>
          <w:lang w:val="fr-FR"/>
        </w:rPr>
      </w:pPr>
      <w:r w:rsidRPr="006A34DE">
        <w:rPr>
          <w:lang w:val="fr-FR"/>
        </w:rPr>
        <w:t xml:space="preserve">Faire du </w:t>
      </w:r>
      <w:proofErr w:type="spellStart"/>
      <w:r w:rsidRPr="006A34DE">
        <w:rPr>
          <w:lang w:val="fr-FR"/>
        </w:rPr>
        <w:t>One-Hot</w:t>
      </w:r>
      <w:proofErr w:type="spellEnd"/>
      <w:r w:rsidRPr="006A34DE">
        <w:rPr>
          <w:lang w:val="fr-FR"/>
        </w:rPr>
        <w:t xml:space="preserve"> </w:t>
      </w:r>
      <w:proofErr w:type="spellStart"/>
      <w:r w:rsidRPr="006A34DE">
        <w:rPr>
          <w:lang w:val="fr-FR"/>
        </w:rPr>
        <w:t>Encoding</w:t>
      </w:r>
      <w:proofErr w:type="spellEnd"/>
      <w:r w:rsidRPr="006A34DE">
        <w:rPr>
          <w:lang w:val="fr-FR"/>
        </w:rPr>
        <w:t xml:space="preserve"> pour les variables catégorielles (remplacement des variables) et la </w:t>
      </w:r>
      <w:r w:rsidRPr="006A34DE">
        <w:rPr>
          <w:b/>
          <w:bCs/>
          <w:lang w:val="fr-FR"/>
        </w:rPr>
        <w:t>standardisation</w:t>
      </w:r>
      <w:r w:rsidRPr="006A34DE">
        <w:rPr>
          <w:lang w:val="fr-FR"/>
        </w:rPr>
        <w:t xml:space="preserve"> pour les valeurs numériques.</w:t>
      </w:r>
    </w:p>
    <w:p w14:paraId="03CE6BBD" w14:textId="77777777" w:rsidR="00303A05" w:rsidRPr="006A34DE" w:rsidRDefault="00000000">
      <w:pPr>
        <w:pStyle w:val="ListParagraph"/>
        <w:numPr>
          <w:ilvl w:val="0"/>
          <w:numId w:val="2"/>
        </w:numPr>
        <w:spacing w:after="50"/>
        <w:rPr>
          <w:lang w:val="fr-FR"/>
        </w:rPr>
      </w:pPr>
      <w:r w:rsidRPr="006A34DE">
        <w:rPr>
          <w:lang w:val="fr-FR"/>
        </w:rPr>
        <w:t>À ce stade, on se contente de la répartition des données ; on n’analyse pas encore.</w:t>
      </w:r>
    </w:p>
    <w:p w14:paraId="2107EA75" w14:textId="77777777" w:rsidR="00303A05" w:rsidRDefault="00000000">
      <w:pPr>
        <w:pStyle w:val="Heading2"/>
      </w:pPr>
      <w:r>
        <w:t xml:space="preserve">e) </w:t>
      </w:r>
      <w:proofErr w:type="spellStart"/>
      <w:r>
        <w:t>Entraînement</w:t>
      </w:r>
      <w:proofErr w:type="spellEnd"/>
      <w:r>
        <w:t xml:space="preserve"> du </w:t>
      </w:r>
      <w:proofErr w:type="spellStart"/>
      <w:r>
        <w:t>modèle</w:t>
      </w:r>
      <w:proofErr w:type="spellEnd"/>
    </w:p>
    <w:p w14:paraId="47BA5834" w14:textId="77777777" w:rsidR="00303A05" w:rsidRPr="006A34DE" w:rsidRDefault="00000000">
      <w:pPr>
        <w:pStyle w:val="ListParagraph"/>
        <w:numPr>
          <w:ilvl w:val="0"/>
          <w:numId w:val="2"/>
        </w:numPr>
        <w:spacing w:after="50"/>
        <w:rPr>
          <w:lang w:val="fr-FR"/>
        </w:rPr>
      </w:pPr>
      <w:r w:rsidRPr="006A34DE">
        <w:rPr>
          <w:lang w:val="fr-FR"/>
        </w:rPr>
        <w:t>On entraîne avec nos données et on construit le modèle, ou on importe des modèles préconstruits.</w:t>
      </w:r>
    </w:p>
    <w:p w14:paraId="52D6AA97" w14:textId="77777777" w:rsidR="00303A05" w:rsidRPr="006A34DE" w:rsidRDefault="00000000">
      <w:pPr>
        <w:pStyle w:val="Heading2"/>
        <w:rPr>
          <w:lang w:val="fr-FR"/>
        </w:rPr>
      </w:pPr>
      <w:r w:rsidRPr="006A34DE">
        <w:rPr>
          <w:lang w:val="fr-FR"/>
        </w:rPr>
        <w:t>f) Test du modèle et amélioration des performances</w:t>
      </w:r>
    </w:p>
    <w:p w14:paraId="105B4BAF" w14:textId="77777777" w:rsidR="00303A05" w:rsidRPr="006A34DE" w:rsidRDefault="00000000">
      <w:pPr>
        <w:pStyle w:val="ListParagraph"/>
        <w:numPr>
          <w:ilvl w:val="0"/>
          <w:numId w:val="2"/>
        </w:numPr>
        <w:spacing w:after="50"/>
        <w:rPr>
          <w:lang w:val="fr-FR"/>
        </w:rPr>
      </w:pPr>
      <w:r w:rsidRPr="006A34DE">
        <w:rPr>
          <w:b/>
          <w:bCs/>
          <w:lang w:val="fr-FR"/>
        </w:rPr>
        <w:t xml:space="preserve">Data </w:t>
      </w:r>
      <w:proofErr w:type="spellStart"/>
      <w:r w:rsidRPr="006A34DE">
        <w:rPr>
          <w:b/>
          <w:bCs/>
          <w:lang w:val="fr-FR"/>
        </w:rPr>
        <w:t>leakage</w:t>
      </w:r>
      <w:proofErr w:type="spellEnd"/>
      <w:r w:rsidRPr="006A34DE">
        <w:rPr>
          <w:b/>
          <w:bCs/>
          <w:lang w:val="fr-FR"/>
        </w:rPr>
        <w:t xml:space="preserve"> (fuite de données)</w:t>
      </w:r>
      <w:r w:rsidRPr="006A34DE">
        <w:rPr>
          <w:lang w:val="fr-FR"/>
        </w:rPr>
        <w:t xml:space="preserve"> : le modèle de ML doit être structuré selon le plan ; ne pas tout mélanger ; mettre les bons tests aux bons endroits.</w:t>
      </w:r>
    </w:p>
    <w:p w14:paraId="19733079" w14:textId="77777777" w:rsidR="00303A05" w:rsidRPr="006A34DE" w:rsidRDefault="00000000">
      <w:pPr>
        <w:pStyle w:val="ListParagraph"/>
        <w:numPr>
          <w:ilvl w:val="0"/>
          <w:numId w:val="2"/>
        </w:numPr>
        <w:spacing w:after="50"/>
        <w:rPr>
          <w:lang w:val="fr-FR"/>
        </w:rPr>
      </w:pPr>
      <w:r w:rsidRPr="006A34DE">
        <w:rPr>
          <w:lang w:val="fr-FR"/>
        </w:rPr>
        <w:t>Comment nettoie-t-on les données ? C’est la troisième section du code.</w:t>
      </w:r>
    </w:p>
    <w:p w14:paraId="731758C3" w14:textId="77777777" w:rsidR="00303A05" w:rsidRPr="006A34DE" w:rsidRDefault="00000000">
      <w:pPr>
        <w:pStyle w:val="Heading1"/>
        <w:rPr>
          <w:lang w:val="fr-FR"/>
        </w:rPr>
      </w:pPr>
      <w:r w:rsidRPr="006A34DE">
        <w:rPr>
          <w:lang w:val="fr-FR"/>
        </w:rPr>
        <w:t>Partie 3 – Vidéos 3, 4 et 5 : Data Science Test – environnement et organisation Python</w:t>
      </w:r>
    </w:p>
    <w:p w14:paraId="61B523A1" w14:textId="77777777" w:rsidR="00303A05" w:rsidRPr="006A34DE" w:rsidRDefault="00000000">
      <w:pPr>
        <w:spacing w:after="100"/>
        <w:rPr>
          <w:lang w:val="fr-FR"/>
        </w:rPr>
      </w:pPr>
      <w:r w:rsidRPr="006A34DE">
        <w:rPr>
          <w:lang w:val="fr-FR"/>
        </w:rPr>
        <w:t>Question posée : comment organiser ses projets Python de data science (ou d’analyse statistique simple) ?</w:t>
      </w:r>
    </w:p>
    <w:p w14:paraId="7D24BBD0" w14:textId="77777777" w:rsidR="00303A05" w:rsidRPr="006A34DE" w:rsidRDefault="00000000">
      <w:pPr>
        <w:pStyle w:val="Heading2"/>
        <w:rPr>
          <w:lang w:val="fr-FR"/>
        </w:rPr>
      </w:pPr>
      <w:r w:rsidRPr="006A34DE">
        <w:rPr>
          <w:lang w:val="fr-FR"/>
        </w:rPr>
        <w:t>a) Réglage de l’environnement de travail</w:t>
      </w:r>
    </w:p>
    <w:p w14:paraId="05462316" w14:textId="77777777" w:rsidR="00303A05" w:rsidRPr="006A34DE" w:rsidRDefault="00000000">
      <w:pPr>
        <w:pStyle w:val="ListParagraph"/>
        <w:numPr>
          <w:ilvl w:val="0"/>
          <w:numId w:val="2"/>
        </w:numPr>
        <w:spacing w:after="50"/>
        <w:rPr>
          <w:lang w:val="fr-FR"/>
        </w:rPr>
      </w:pPr>
      <w:r w:rsidRPr="006A34DE">
        <w:rPr>
          <w:lang w:val="fr-FR"/>
        </w:rPr>
        <w:t>Configuration de Python, d’un IDE ou d’Anaconda.</w:t>
      </w:r>
    </w:p>
    <w:p w14:paraId="6EBCB4AB" w14:textId="77777777" w:rsidR="00303A05" w:rsidRPr="006A34DE" w:rsidRDefault="00000000">
      <w:pPr>
        <w:pStyle w:val="ListParagraph"/>
        <w:numPr>
          <w:ilvl w:val="0"/>
          <w:numId w:val="2"/>
        </w:numPr>
        <w:spacing w:after="50"/>
        <w:rPr>
          <w:lang w:val="fr-FR"/>
        </w:rPr>
      </w:pPr>
      <w:r w:rsidRPr="006A34DE">
        <w:rPr>
          <w:lang w:val="fr-FR"/>
        </w:rPr>
        <w:t>Anaconda : revoir la procédure sous Windows (voir la vidéo) et pourquoi l’utiliser.</w:t>
      </w:r>
    </w:p>
    <w:p w14:paraId="586BEE5E" w14:textId="77777777" w:rsidR="00303A05" w:rsidRDefault="00000000">
      <w:pPr>
        <w:pStyle w:val="Heading2"/>
      </w:pPr>
      <w:r>
        <w:t xml:space="preserve">b) </w:t>
      </w:r>
      <w:proofErr w:type="spellStart"/>
      <w:r>
        <w:t>Utiliser</w:t>
      </w:r>
      <w:proofErr w:type="spellEnd"/>
      <w:r>
        <w:t xml:space="preserve"> un </w:t>
      </w:r>
      <w:proofErr w:type="spellStart"/>
      <w:r>
        <w:t>environnement</w:t>
      </w:r>
      <w:proofErr w:type="spellEnd"/>
      <w:r>
        <w:t xml:space="preserve"> </w:t>
      </w:r>
      <w:proofErr w:type="spellStart"/>
      <w:r>
        <w:t>virtuel</w:t>
      </w:r>
      <w:proofErr w:type="spellEnd"/>
    </w:p>
    <w:p w14:paraId="3FA47BDE" w14:textId="77777777" w:rsidR="00303A05" w:rsidRPr="006A34DE" w:rsidRDefault="00000000">
      <w:pPr>
        <w:pStyle w:val="ListParagraph"/>
        <w:numPr>
          <w:ilvl w:val="0"/>
          <w:numId w:val="2"/>
        </w:numPr>
        <w:spacing w:after="50"/>
        <w:rPr>
          <w:lang w:val="fr-FR"/>
        </w:rPr>
      </w:pPr>
      <w:r w:rsidRPr="006A34DE">
        <w:rPr>
          <w:lang w:val="fr-FR"/>
        </w:rPr>
        <w:t>Un seul Python peut servir plusieurs environnements virtuels (</w:t>
      </w:r>
      <w:proofErr w:type="spellStart"/>
      <w:r w:rsidRPr="006A34DE">
        <w:rPr>
          <w:lang w:val="fr-FR"/>
        </w:rPr>
        <w:t>env</w:t>
      </w:r>
      <w:proofErr w:type="spellEnd"/>
      <w:r w:rsidRPr="006A34DE">
        <w:rPr>
          <w:lang w:val="fr-FR"/>
        </w:rPr>
        <w:t xml:space="preserve"> 1, </w:t>
      </w:r>
      <w:proofErr w:type="spellStart"/>
      <w:r w:rsidRPr="006A34DE">
        <w:rPr>
          <w:lang w:val="fr-FR"/>
        </w:rPr>
        <w:t>env</w:t>
      </w:r>
      <w:proofErr w:type="spellEnd"/>
      <w:r w:rsidRPr="006A34DE">
        <w:rPr>
          <w:lang w:val="fr-FR"/>
        </w:rPr>
        <w:t xml:space="preserve"> 2, </w:t>
      </w:r>
      <w:proofErr w:type="spellStart"/>
      <w:r w:rsidRPr="006A34DE">
        <w:rPr>
          <w:lang w:val="fr-FR"/>
        </w:rPr>
        <w:t>env</w:t>
      </w:r>
      <w:proofErr w:type="spellEnd"/>
      <w:r w:rsidRPr="006A34DE">
        <w:rPr>
          <w:lang w:val="fr-FR"/>
        </w:rPr>
        <w:t xml:space="preserve"> 3…).</w:t>
      </w:r>
    </w:p>
    <w:p w14:paraId="2430C6D2" w14:textId="77777777" w:rsidR="00303A05" w:rsidRPr="006A34DE" w:rsidRDefault="00000000">
      <w:pPr>
        <w:pStyle w:val="ListParagraph"/>
        <w:numPr>
          <w:ilvl w:val="0"/>
          <w:numId w:val="2"/>
        </w:numPr>
        <w:spacing w:after="50"/>
        <w:rPr>
          <w:lang w:val="fr-FR"/>
        </w:rPr>
      </w:pPr>
      <w:r w:rsidRPr="006A34DE">
        <w:rPr>
          <w:b/>
          <w:bCs/>
          <w:lang w:val="fr-FR"/>
        </w:rPr>
        <w:t>Chaque environnement a ses propres librairies</w:t>
      </w:r>
      <w:r w:rsidRPr="006A34DE">
        <w:rPr>
          <w:lang w:val="fr-FR"/>
        </w:rPr>
        <w:t xml:space="preserve"> : cela évite les conflits de packages.</w:t>
      </w:r>
    </w:p>
    <w:p w14:paraId="7E483197" w14:textId="181C99B7" w:rsidR="00303A05" w:rsidRPr="006A34DE" w:rsidRDefault="00000000">
      <w:pPr>
        <w:pStyle w:val="ListParagraph"/>
        <w:numPr>
          <w:ilvl w:val="0"/>
          <w:numId w:val="2"/>
        </w:numPr>
        <w:spacing w:after="50"/>
        <w:rPr>
          <w:lang w:val="fr-FR"/>
        </w:rPr>
      </w:pPr>
      <w:r w:rsidRPr="006A34DE">
        <w:rPr>
          <w:lang w:val="fr-FR"/>
        </w:rPr>
        <w:t xml:space="preserve">Revoir comment installer les packages, lister les versions (fichier </w:t>
      </w:r>
      <w:proofErr w:type="spellStart"/>
      <w:r w:rsidRPr="006A34DE">
        <w:rPr>
          <w:lang w:val="fr-FR"/>
        </w:rPr>
        <w:t>requirements</w:t>
      </w:r>
      <w:proofErr w:type="spellEnd"/>
      <w:r w:rsidRPr="006A34DE">
        <w:rPr>
          <w:lang w:val="fr-FR"/>
        </w:rPr>
        <w:t>) et exporter l’environnement.</w:t>
      </w:r>
    </w:p>
    <w:p w14:paraId="32A35CC0" w14:textId="77777777" w:rsidR="00303A05" w:rsidRDefault="00000000">
      <w:pPr>
        <w:pStyle w:val="Heading2"/>
      </w:pPr>
      <w:r>
        <w:t xml:space="preserve">c) </w:t>
      </w:r>
      <w:proofErr w:type="spellStart"/>
      <w:r>
        <w:t>Configurer</w:t>
      </w:r>
      <w:proofErr w:type="spellEnd"/>
      <w:r>
        <w:t xml:space="preserve"> </w:t>
      </w:r>
      <w:proofErr w:type="spellStart"/>
      <w:r>
        <w:t>l’environnement</w:t>
      </w:r>
      <w:proofErr w:type="spellEnd"/>
      <w:r>
        <w:t xml:space="preserve"> de production</w:t>
      </w:r>
    </w:p>
    <w:p w14:paraId="402A04FF" w14:textId="77777777" w:rsidR="00303A05" w:rsidRPr="006A34DE" w:rsidRDefault="00000000">
      <w:pPr>
        <w:pStyle w:val="ListParagraph"/>
        <w:numPr>
          <w:ilvl w:val="0"/>
          <w:numId w:val="2"/>
        </w:numPr>
        <w:spacing w:after="50"/>
        <w:rPr>
          <w:lang w:val="fr-FR"/>
        </w:rPr>
      </w:pPr>
      <w:r w:rsidRPr="006A34DE">
        <w:rPr>
          <w:lang w:val="fr-FR"/>
        </w:rPr>
        <w:t>Outils : IDE / Anaconda, et environnement virtuel (</w:t>
      </w:r>
      <w:proofErr w:type="spellStart"/>
      <w:r w:rsidRPr="006A34DE">
        <w:rPr>
          <w:lang w:val="fr-FR"/>
        </w:rPr>
        <w:t>venv</w:t>
      </w:r>
      <w:proofErr w:type="spellEnd"/>
      <w:r w:rsidRPr="006A34DE">
        <w:rPr>
          <w:lang w:val="fr-FR"/>
        </w:rPr>
        <w:t>).</w:t>
      </w:r>
    </w:p>
    <w:p w14:paraId="270E7CE9" w14:textId="77777777" w:rsidR="00303A05" w:rsidRPr="006A34DE" w:rsidRDefault="00000000">
      <w:pPr>
        <w:pStyle w:val="ListParagraph"/>
        <w:numPr>
          <w:ilvl w:val="0"/>
          <w:numId w:val="2"/>
        </w:numPr>
        <w:spacing w:after="50"/>
        <w:rPr>
          <w:lang w:val="fr-FR"/>
        </w:rPr>
      </w:pPr>
      <w:r w:rsidRPr="006A34DE">
        <w:rPr>
          <w:lang w:val="fr-FR"/>
        </w:rPr>
        <w:t>Organisation : projet, environnement, packages, bibliothèques.</w:t>
      </w:r>
    </w:p>
    <w:p w14:paraId="71DABB0D" w14:textId="77777777" w:rsidR="00303A05" w:rsidRPr="006A34DE" w:rsidRDefault="00000000">
      <w:pPr>
        <w:pStyle w:val="Heading1"/>
        <w:rPr>
          <w:lang w:val="fr-FR"/>
        </w:rPr>
      </w:pPr>
      <w:r w:rsidRPr="006A34DE">
        <w:rPr>
          <w:lang w:val="fr-FR"/>
        </w:rPr>
        <w:lastRenderedPageBreak/>
        <w:t>Partie 4 – Vidéo 4 : Comprendre l’objectif et les données, puis les préparer</w:t>
      </w:r>
    </w:p>
    <w:p w14:paraId="6F46DBB4" w14:textId="77777777" w:rsidR="00303A05" w:rsidRPr="006A34DE" w:rsidRDefault="00000000">
      <w:pPr>
        <w:spacing w:after="100"/>
        <w:rPr>
          <w:lang w:val="fr-FR"/>
        </w:rPr>
      </w:pPr>
      <w:r w:rsidRPr="006A34DE">
        <w:rPr>
          <w:lang w:val="fr-FR"/>
        </w:rPr>
        <w:t xml:space="preserve">Les projets de ML sont tous différents, mais il existe une </w:t>
      </w:r>
      <w:r w:rsidRPr="006A34DE">
        <w:rPr>
          <w:b/>
          <w:bCs/>
          <w:lang w:val="fr-FR"/>
        </w:rPr>
        <w:t>méthode générale applicable à tous</w:t>
      </w:r>
      <w:r w:rsidRPr="006A34DE">
        <w:rPr>
          <w:lang w:val="fr-FR"/>
        </w:rPr>
        <w:t>.</w:t>
      </w:r>
    </w:p>
    <w:p w14:paraId="0C677D82" w14:textId="77777777" w:rsidR="00303A05" w:rsidRDefault="00000000">
      <w:pPr>
        <w:pStyle w:val="Heading2"/>
      </w:pPr>
      <w:r>
        <w:t xml:space="preserve">A. </w:t>
      </w:r>
      <w:proofErr w:type="spellStart"/>
      <w:r>
        <w:t>Comprendre</w:t>
      </w:r>
      <w:proofErr w:type="spellEnd"/>
      <w:r>
        <w:t xml:space="preserve"> </w:t>
      </w:r>
      <w:proofErr w:type="spellStart"/>
      <w:r>
        <w:t>l’environnement</w:t>
      </w:r>
      <w:proofErr w:type="spellEnd"/>
      <w:r>
        <w:t xml:space="preserve"> du </w:t>
      </w:r>
      <w:proofErr w:type="spellStart"/>
      <w:r>
        <w:t>projet</w:t>
      </w:r>
      <w:proofErr w:type="spellEnd"/>
    </w:p>
    <w:p w14:paraId="7946941A" w14:textId="77777777" w:rsidR="00303A05" w:rsidRPr="006A34DE" w:rsidRDefault="00000000">
      <w:pPr>
        <w:pStyle w:val="ListParagraph"/>
        <w:numPr>
          <w:ilvl w:val="0"/>
          <w:numId w:val="2"/>
        </w:numPr>
        <w:spacing w:after="50"/>
        <w:rPr>
          <w:lang w:val="fr-FR"/>
        </w:rPr>
      </w:pPr>
      <w:r w:rsidRPr="006A34DE">
        <w:rPr>
          <w:lang w:val="fr-FR"/>
        </w:rPr>
        <w:t>Comprendre l’environnement : représentants, textes, bibliothèques à utiliser.</w:t>
      </w:r>
    </w:p>
    <w:p w14:paraId="23ACAC46" w14:textId="77777777" w:rsidR="00303A05" w:rsidRPr="006A34DE" w:rsidRDefault="00000000">
      <w:pPr>
        <w:pStyle w:val="Heading2"/>
        <w:rPr>
          <w:lang w:val="fr-FR"/>
        </w:rPr>
      </w:pPr>
      <w:r w:rsidRPr="006A34DE">
        <w:rPr>
          <w:lang w:val="fr-FR"/>
        </w:rPr>
        <w:t>B. Comprendre les données : questions à se poser</w:t>
      </w:r>
    </w:p>
    <w:p w14:paraId="3259B29A" w14:textId="77777777" w:rsidR="00303A05" w:rsidRPr="006A34DE" w:rsidRDefault="00000000">
      <w:pPr>
        <w:pStyle w:val="ListParagraph"/>
        <w:numPr>
          <w:ilvl w:val="0"/>
          <w:numId w:val="2"/>
        </w:numPr>
        <w:spacing w:after="50"/>
        <w:rPr>
          <w:lang w:val="fr-FR"/>
        </w:rPr>
      </w:pPr>
      <w:r w:rsidRPr="006A34DE">
        <w:rPr>
          <w:lang w:val="fr-FR"/>
        </w:rPr>
        <w:t>Quel est l’objectif du projet ? Se poser les bonnes questions, comme dans un projet réel.</w:t>
      </w:r>
    </w:p>
    <w:p w14:paraId="36258820" w14:textId="77777777" w:rsidR="00303A05" w:rsidRPr="006A34DE" w:rsidRDefault="00000000">
      <w:pPr>
        <w:pStyle w:val="ListParagraph"/>
        <w:numPr>
          <w:ilvl w:val="0"/>
          <w:numId w:val="2"/>
        </w:numPr>
        <w:spacing w:after="50"/>
        <w:rPr>
          <w:lang w:val="fr-FR"/>
        </w:rPr>
      </w:pPr>
      <w:r w:rsidRPr="006A34DE">
        <w:rPr>
          <w:lang w:val="fr-FR"/>
        </w:rPr>
        <w:t>S’agit-il d’une simple recherche d’information (analyse) ou d’une prédiction ?</w:t>
      </w:r>
    </w:p>
    <w:p w14:paraId="58E406B8" w14:textId="77777777" w:rsidR="00303A05" w:rsidRDefault="00000000">
      <w:pPr>
        <w:pStyle w:val="ListParagraph"/>
        <w:numPr>
          <w:ilvl w:val="0"/>
          <w:numId w:val="2"/>
        </w:numPr>
        <w:spacing w:after="50"/>
      </w:pPr>
      <w:r w:rsidRPr="006A34DE">
        <w:rPr>
          <w:lang w:val="fr-FR"/>
        </w:rPr>
        <w:t xml:space="preserve">Sur quelles données travaille-t-on ? Quelle est leur taille/volumétrie ? </w:t>
      </w:r>
      <w:r>
        <w:t xml:space="preserve">Quelle est la structure de la </w:t>
      </w:r>
      <w:proofErr w:type="gramStart"/>
      <w:r>
        <w:t>base ?</w:t>
      </w:r>
      <w:proofErr w:type="gramEnd"/>
    </w:p>
    <w:p w14:paraId="3EE2AB8B" w14:textId="77777777" w:rsidR="00303A05" w:rsidRPr="006A34DE" w:rsidRDefault="00000000">
      <w:pPr>
        <w:pStyle w:val="ListParagraph"/>
        <w:numPr>
          <w:ilvl w:val="0"/>
          <w:numId w:val="2"/>
        </w:numPr>
        <w:spacing w:after="50"/>
        <w:rPr>
          <w:lang w:val="fr-FR"/>
        </w:rPr>
      </w:pPr>
      <w:r w:rsidRPr="006A34DE">
        <w:rPr>
          <w:lang w:val="fr-FR"/>
        </w:rPr>
        <w:t>Quelles sont les colonnes, leur signification, leur type ? (</w:t>
      </w:r>
      <w:proofErr w:type="gramStart"/>
      <w:r w:rsidRPr="006A34DE">
        <w:rPr>
          <w:lang w:val="fr-FR"/>
        </w:rPr>
        <w:t>savoir</w:t>
      </w:r>
      <w:proofErr w:type="gramEnd"/>
      <w:r w:rsidRPr="006A34DE">
        <w:rPr>
          <w:lang w:val="fr-FR"/>
        </w:rPr>
        <w:t xml:space="preserve"> en quelle langue sont les libellés, la signification des colonnes, etc.)</w:t>
      </w:r>
    </w:p>
    <w:p w14:paraId="18DBC027" w14:textId="77777777" w:rsidR="00303A05" w:rsidRPr="006A34DE" w:rsidRDefault="00000000">
      <w:pPr>
        <w:spacing w:after="100"/>
        <w:rPr>
          <w:lang w:val="fr-FR"/>
        </w:rPr>
      </w:pPr>
      <w:r w:rsidRPr="006A34DE">
        <w:rPr>
          <w:lang w:val="fr-FR"/>
        </w:rPr>
        <w:t>Cette étape évite de se lancer sur un faux problème : il faut bien comprendre le problème avant de modéliser. Je ne dois pas me précipiter sur l’analyse avant d’avoir compris la base.</w:t>
      </w:r>
    </w:p>
    <w:p w14:paraId="416744AD" w14:textId="77777777" w:rsidR="00303A05" w:rsidRPr="006A34DE" w:rsidRDefault="00000000">
      <w:pPr>
        <w:pStyle w:val="Heading2"/>
        <w:rPr>
          <w:lang w:val="fr-FR"/>
        </w:rPr>
      </w:pPr>
      <w:r w:rsidRPr="006A34DE">
        <w:rPr>
          <w:lang w:val="fr-FR"/>
        </w:rPr>
        <w:t>C. Diagnostic des données et sélection</w:t>
      </w:r>
    </w:p>
    <w:p w14:paraId="31C276A4" w14:textId="77777777" w:rsidR="00303A05" w:rsidRPr="006A34DE" w:rsidRDefault="00000000">
      <w:pPr>
        <w:pStyle w:val="ListParagraph"/>
        <w:numPr>
          <w:ilvl w:val="0"/>
          <w:numId w:val="2"/>
        </w:numPr>
        <w:spacing w:after="50"/>
        <w:rPr>
          <w:lang w:val="fr-FR"/>
        </w:rPr>
      </w:pPr>
      <w:r w:rsidRPr="006A34DE">
        <w:rPr>
          <w:lang w:val="fr-FR"/>
        </w:rPr>
        <w:t xml:space="preserve">Regarder le jeu de données avec un premier coup d’œil : </w:t>
      </w:r>
      <w:proofErr w:type="spellStart"/>
      <w:r w:rsidRPr="006A34DE">
        <w:rPr>
          <w:lang w:val="fr-FR"/>
        </w:rPr>
        <w:t>head</w:t>
      </w:r>
      <w:proofErr w:type="spellEnd"/>
      <w:r w:rsidRPr="006A34DE">
        <w:rPr>
          <w:lang w:val="fr-FR"/>
        </w:rPr>
        <w:t xml:space="preserve">, </w:t>
      </w:r>
      <w:proofErr w:type="spellStart"/>
      <w:r w:rsidRPr="006A34DE">
        <w:rPr>
          <w:lang w:val="fr-FR"/>
        </w:rPr>
        <w:t>tail</w:t>
      </w:r>
      <w:proofErr w:type="spellEnd"/>
      <w:r w:rsidRPr="006A34DE">
        <w:rPr>
          <w:lang w:val="fr-FR"/>
        </w:rPr>
        <w:t xml:space="preserve">, </w:t>
      </w:r>
      <w:proofErr w:type="spellStart"/>
      <w:r w:rsidRPr="006A34DE">
        <w:rPr>
          <w:lang w:val="fr-FR"/>
        </w:rPr>
        <w:t>sample</w:t>
      </w:r>
      <w:proofErr w:type="spellEnd"/>
      <w:r w:rsidRPr="006A34DE">
        <w:rPr>
          <w:lang w:val="fr-FR"/>
        </w:rPr>
        <w:t>.</w:t>
      </w:r>
    </w:p>
    <w:p w14:paraId="0C4E4A99" w14:textId="77777777" w:rsidR="00303A05" w:rsidRPr="006A34DE" w:rsidRDefault="00000000">
      <w:pPr>
        <w:shd w:val="clear" w:color="auto" w:fill="F2F2F2"/>
        <w:spacing w:after="40"/>
        <w:ind w:left="360"/>
        <w:rPr>
          <w:lang w:val="fr-FR"/>
        </w:rPr>
      </w:pPr>
      <w:proofErr w:type="gramStart"/>
      <w:r w:rsidRPr="006A34DE">
        <w:rPr>
          <w:rFonts w:ascii="Courier New" w:eastAsia="Courier New" w:hAnsi="Courier New" w:cs="Courier New"/>
          <w:sz w:val="20"/>
          <w:szCs w:val="20"/>
          <w:lang w:val="fr-FR"/>
        </w:rPr>
        <w:t>df.info(</w:t>
      </w:r>
      <w:proofErr w:type="gramEnd"/>
      <w:r w:rsidRPr="006A34DE">
        <w:rPr>
          <w:rFonts w:ascii="Courier New" w:eastAsia="Courier New" w:hAnsi="Courier New" w:cs="Courier New"/>
          <w:sz w:val="20"/>
          <w:szCs w:val="20"/>
          <w:lang w:val="fr-FR"/>
        </w:rPr>
        <w:t>)</w:t>
      </w:r>
    </w:p>
    <w:p w14:paraId="32907AF7" w14:textId="77777777" w:rsidR="00303A05" w:rsidRPr="006A34DE" w:rsidRDefault="00000000">
      <w:pPr>
        <w:shd w:val="clear" w:color="auto" w:fill="F2F2F2"/>
        <w:spacing w:after="40"/>
        <w:ind w:left="360"/>
        <w:rPr>
          <w:lang w:val="fr-FR"/>
        </w:rPr>
      </w:pPr>
      <w:proofErr w:type="spellStart"/>
      <w:proofErr w:type="gramStart"/>
      <w:r w:rsidRPr="006A34DE">
        <w:rPr>
          <w:rFonts w:ascii="Courier New" w:eastAsia="Courier New" w:hAnsi="Courier New" w:cs="Courier New"/>
          <w:sz w:val="20"/>
          <w:szCs w:val="20"/>
          <w:lang w:val="fr-FR"/>
        </w:rPr>
        <w:t>df.dtypes</w:t>
      </w:r>
      <w:proofErr w:type="spellEnd"/>
      <w:proofErr w:type="gramEnd"/>
    </w:p>
    <w:p w14:paraId="6BCA3616" w14:textId="77777777" w:rsidR="00303A05" w:rsidRPr="006A34DE" w:rsidRDefault="00000000">
      <w:pPr>
        <w:shd w:val="clear" w:color="auto" w:fill="F2F2F2"/>
        <w:spacing w:after="40"/>
        <w:ind w:left="360"/>
        <w:rPr>
          <w:lang w:val="fr-FR"/>
        </w:rPr>
      </w:pPr>
      <w:proofErr w:type="spellStart"/>
      <w:proofErr w:type="gramStart"/>
      <w:r w:rsidRPr="006A34DE">
        <w:rPr>
          <w:rFonts w:ascii="Courier New" w:eastAsia="Courier New" w:hAnsi="Courier New" w:cs="Courier New"/>
          <w:sz w:val="20"/>
          <w:szCs w:val="20"/>
          <w:lang w:val="fr-FR"/>
        </w:rPr>
        <w:t>df.describe</w:t>
      </w:r>
      <w:proofErr w:type="spellEnd"/>
      <w:proofErr w:type="gramEnd"/>
      <w:r w:rsidRPr="006A34DE">
        <w:rPr>
          <w:rFonts w:ascii="Courier New" w:eastAsia="Courier New" w:hAnsi="Courier New" w:cs="Courier New"/>
          <w:sz w:val="20"/>
          <w:szCs w:val="20"/>
          <w:lang w:val="fr-FR"/>
        </w:rPr>
        <w:t>()</w:t>
      </w:r>
    </w:p>
    <w:p w14:paraId="4789DA76" w14:textId="77777777" w:rsidR="00303A05" w:rsidRPr="006A34DE" w:rsidRDefault="00000000">
      <w:pPr>
        <w:shd w:val="clear" w:color="auto" w:fill="F2F2F2"/>
        <w:spacing w:after="40"/>
        <w:ind w:left="360"/>
        <w:rPr>
          <w:lang w:val="fr-FR"/>
        </w:rPr>
      </w:pPr>
      <w:proofErr w:type="spellStart"/>
      <w:proofErr w:type="gramStart"/>
      <w:r w:rsidRPr="006A34DE">
        <w:rPr>
          <w:rFonts w:ascii="Courier New" w:eastAsia="Courier New" w:hAnsi="Courier New" w:cs="Courier New"/>
          <w:sz w:val="20"/>
          <w:szCs w:val="20"/>
          <w:lang w:val="fr-FR"/>
        </w:rPr>
        <w:t>df.select</w:t>
      </w:r>
      <w:proofErr w:type="gramEnd"/>
      <w:r w:rsidRPr="006A34DE">
        <w:rPr>
          <w:rFonts w:ascii="Courier New" w:eastAsia="Courier New" w:hAnsi="Courier New" w:cs="Courier New"/>
          <w:sz w:val="20"/>
          <w:szCs w:val="20"/>
          <w:lang w:val="fr-FR"/>
        </w:rPr>
        <w:t>_dtypes</w:t>
      </w:r>
      <w:proofErr w:type="spellEnd"/>
      <w:r w:rsidRPr="006A34DE">
        <w:rPr>
          <w:rFonts w:ascii="Courier New" w:eastAsia="Courier New" w:hAnsi="Courier New" w:cs="Courier New"/>
          <w:sz w:val="20"/>
          <w:szCs w:val="20"/>
          <w:lang w:val="fr-FR"/>
        </w:rPr>
        <w:t>(</w:t>
      </w:r>
      <w:proofErr w:type="spellStart"/>
      <w:r w:rsidRPr="006A34DE">
        <w:rPr>
          <w:rFonts w:ascii="Courier New" w:eastAsia="Courier New" w:hAnsi="Courier New" w:cs="Courier New"/>
          <w:sz w:val="20"/>
          <w:szCs w:val="20"/>
          <w:lang w:val="fr-FR"/>
        </w:rPr>
        <w:t>include</w:t>
      </w:r>
      <w:proofErr w:type="spellEnd"/>
      <w:r w:rsidRPr="006A34DE">
        <w:rPr>
          <w:rFonts w:ascii="Courier New" w:eastAsia="Courier New" w:hAnsi="Courier New" w:cs="Courier New"/>
          <w:sz w:val="20"/>
          <w:szCs w:val="20"/>
          <w:lang w:val="fr-FR"/>
        </w:rPr>
        <w:t>=['</w:t>
      </w:r>
      <w:proofErr w:type="spellStart"/>
      <w:r w:rsidRPr="006A34DE">
        <w:rPr>
          <w:rFonts w:ascii="Courier New" w:eastAsia="Courier New" w:hAnsi="Courier New" w:cs="Courier New"/>
          <w:sz w:val="20"/>
          <w:szCs w:val="20"/>
          <w:lang w:val="fr-FR"/>
        </w:rPr>
        <w:t>object</w:t>
      </w:r>
      <w:proofErr w:type="spellEnd"/>
      <w:r w:rsidRPr="006A34DE">
        <w:rPr>
          <w:rFonts w:ascii="Courier New" w:eastAsia="Courier New" w:hAnsi="Courier New" w:cs="Courier New"/>
          <w:sz w:val="20"/>
          <w:szCs w:val="20"/>
          <w:lang w:val="fr-FR"/>
        </w:rPr>
        <w:t>'</w:t>
      </w:r>
      <w:proofErr w:type="gramStart"/>
      <w:r w:rsidRPr="006A34DE">
        <w:rPr>
          <w:rFonts w:ascii="Courier New" w:eastAsia="Courier New" w:hAnsi="Courier New" w:cs="Courier New"/>
          <w:sz w:val="20"/>
          <w:szCs w:val="20"/>
          <w:lang w:val="fr-FR"/>
        </w:rPr>
        <w:t>])  #</w:t>
      </w:r>
      <w:proofErr w:type="gramEnd"/>
      <w:r w:rsidRPr="006A34DE">
        <w:rPr>
          <w:rFonts w:ascii="Courier New" w:eastAsia="Courier New" w:hAnsi="Courier New" w:cs="Courier New"/>
          <w:sz w:val="20"/>
          <w:szCs w:val="20"/>
          <w:lang w:val="fr-FR"/>
        </w:rPr>
        <w:t xml:space="preserve"> variables texte/catégorielles</w:t>
      </w:r>
    </w:p>
    <w:p w14:paraId="0E8EAD13" w14:textId="77777777" w:rsidR="00303A05" w:rsidRDefault="00000000">
      <w:pPr>
        <w:shd w:val="clear" w:color="auto" w:fill="F2F2F2"/>
        <w:spacing w:after="40"/>
        <w:ind w:left="360"/>
      </w:pPr>
      <w:proofErr w:type="spellStart"/>
      <w:proofErr w:type="gramStart"/>
      <w:r>
        <w:rPr>
          <w:rFonts w:ascii="Courier New" w:eastAsia="Courier New" w:hAnsi="Courier New" w:cs="Courier New"/>
          <w:sz w:val="20"/>
          <w:szCs w:val="20"/>
        </w:rPr>
        <w:t>df.select</w:t>
      </w:r>
      <w:proofErr w:type="gramEnd"/>
      <w:r>
        <w:rPr>
          <w:rFonts w:ascii="Courier New" w:eastAsia="Courier New" w:hAnsi="Courier New" w:cs="Courier New"/>
          <w:sz w:val="20"/>
          <w:szCs w:val="20"/>
        </w:rPr>
        <w:t>_dtypes</w:t>
      </w:r>
      <w:proofErr w:type="spellEnd"/>
      <w:r>
        <w:rPr>
          <w:rFonts w:ascii="Courier New" w:eastAsia="Courier New" w:hAnsi="Courier New" w:cs="Courier New"/>
          <w:sz w:val="20"/>
          <w:szCs w:val="20"/>
        </w:rPr>
        <w:t>(include=['bool'])</w:t>
      </w:r>
    </w:p>
    <w:p w14:paraId="12925AF7" w14:textId="77777777" w:rsidR="00303A05" w:rsidRPr="006A34DE" w:rsidRDefault="00000000">
      <w:pPr>
        <w:pStyle w:val="Heading2"/>
        <w:rPr>
          <w:lang w:val="fr-FR"/>
        </w:rPr>
      </w:pPr>
      <w:r w:rsidRPr="006A34DE">
        <w:rPr>
          <w:lang w:val="fr-FR"/>
        </w:rPr>
        <w:t>D. Nettoyage et fusion de données</w:t>
      </w:r>
    </w:p>
    <w:p w14:paraId="13B87DE4" w14:textId="77777777" w:rsidR="00303A05" w:rsidRPr="006A34DE" w:rsidRDefault="00000000">
      <w:pPr>
        <w:pStyle w:val="ListParagraph"/>
        <w:numPr>
          <w:ilvl w:val="0"/>
          <w:numId w:val="2"/>
        </w:numPr>
        <w:spacing w:after="50"/>
        <w:rPr>
          <w:lang w:val="fr-FR"/>
        </w:rPr>
      </w:pPr>
      <w:r w:rsidRPr="006A34DE">
        <w:rPr>
          <w:lang w:val="fr-FR"/>
        </w:rPr>
        <w:t xml:space="preserve">Si le jeu de données est en plusieurs tables, il faut les fusionner : </w:t>
      </w:r>
      <w:proofErr w:type="spellStart"/>
      <w:proofErr w:type="gramStart"/>
      <w:r w:rsidRPr="006A34DE">
        <w:rPr>
          <w:b/>
          <w:bCs/>
          <w:lang w:val="fr-FR"/>
        </w:rPr>
        <w:t>pd.concat</w:t>
      </w:r>
      <w:proofErr w:type="spellEnd"/>
      <w:proofErr w:type="gramEnd"/>
      <w:r w:rsidRPr="006A34DE">
        <w:rPr>
          <w:b/>
          <w:bCs/>
          <w:lang w:val="fr-FR"/>
        </w:rPr>
        <w:t>()</w:t>
      </w:r>
      <w:r w:rsidRPr="006A34DE">
        <w:rPr>
          <w:lang w:val="fr-FR"/>
        </w:rPr>
        <w:t xml:space="preserve"> (empilement) ou </w:t>
      </w:r>
      <w:proofErr w:type="spellStart"/>
      <w:proofErr w:type="gramStart"/>
      <w:r w:rsidRPr="006A34DE">
        <w:rPr>
          <w:b/>
          <w:bCs/>
          <w:lang w:val="fr-FR"/>
        </w:rPr>
        <w:t>pd.merge</w:t>
      </w:r>
      <w:proofErr w:type="spellEnd"/>
      <w:proofErr w:type="gramEnd"/>
      <w:r w:rsidRPr="006A34DE">
        <w:rPr>
          <w:b/>
          <w:bCs/>
          <w:lang w:val="fr-FR"/>
        </w:rPr>
        <w:t>()</w:t>
      </w:r>
      <w:r w:rsidRPr="006A34DE">
        <w:rPr>
          <w:lang w:val="fr-FR"/>
        </w:rPr>
        <w:t xml:space="preserve"> (jointure sur une clé).</w:t>
      </w:r>
    </w:p>
    <w:p w14:paraId="27C2443C" w14:textId="77777777" w:rsidR="00303A05" w:rsidRPr="006A34DE" w:rsidRDefault="00000000">
      <w:pPr>
        <w:pStyle w:val="ListParagraph"/>
        <w:numPr>
          <w:ilvl w:val="0"/>
          <w:numId w:val="2"/>
        </w:numPr>
        <w:spacing w:after="50"/>
        <w:rPr>
          <w:lang w:val="fr-FR"/>
        </w:rPr>
      </w:pPr>
      <w:r w:rsidRPr="006A34DE">
        <w:rPr>
          <w:lang w:val="fr-FR"/>
        </w:rPr>
        <w:t>Normalisation de la casse et des caractères (majuscules/minuscules, espaces, caractères spéciaux) pour que les mêmes catégories soient reconnues comme identiques.</w:t>
      </w:r>
    </w:p>
    <w:p w14:paraId="62C0724F" w14:textId="77777777" w:rsidR="00303A05" w:rsidRPr="006A34DE" w:rsidRDefault="00000000">
      <w:pPr>
        <w:pStyle w:val="ListParagraph"/>
        <w:numPr>
          <w:ilvl w:val="0"/>
          <w:numId w:val="2"/>
        </w:numPr>
        <w:spacing w:after="50"/>
        <w:rPr>
          <w:lang w:val="fr-FR"/>
        </w:rPr>
      </w:pPr>
      <w:r w:rsidRPr="006A34DE">
        <w:rPr>
          <w:b/>
          <w:bCs/>
          <w:lang w:val="fr-FR"/>
        </w:rPr>
        <w:t>Doublons</w:t>
      </w:r>
      <w:r w:rsidRPr="006A34DE">
        <w:rPr>
          <w:lang w:val="fr-FR"/>
        </w:rPr>
        <w:t xml:space="preserve"> : repérer et supprimer avec </w:t>
      </w:r>
      <w:proofErr w:type="spellStart"/>
      <w:r w:rsidRPr="006A34DE">
        <w:rPr>
          <w:lang w:val="fr-FR"/>
        </w:rPr>
        <w:t>drop_</w:t>
      </w:r>
      <w:proofErr w:type="gramStart"/>
      <w:r w:rsidRPr="006A34DE">
        <w:rPr>
          <w:lang w:val="fr-FR"/>
        </w:rPr>
        <w:t>duplicates</w:t>
      </w:r>
      <w:proofErr w:type="spellEnd"/>
      <w:r w:rsidRPr="006A34DE">
        <w:rPr>
          <w:lang w:val="fr-FR"/>
        </w:rPr>
        <w:t>(</w:t>
      </w:r>
      <w:proofErr w:type="gramEnd"/>
      <w:r w:rsidRPr="006A34DE">
        <w:rPr>
          <w:lang w:val="fr-FR"/>
        </w:rPr>
        <w:t>).</w:t>
      </w:r>
    </w:p>
    <w:p w14:paraId="0BEE299A" w14:textId="77777777" w:rsidR="00303A05" w:rsidRDefault="00000000">
      <w:pPr>
        <w:shd w:val="clear" w:color="auto" w:fill="F2F2F2"/>
        <w:spacing w:after="40"/>
        <w:ind w:left="360"/>
      </w:pPr>
      <w:proofErr w:type="spellStart"/>
      <w:proofErr w:type="gramStart"/>
      <w:r>
        <w:rPr>
          <w:rFonts w:ascii="Courier New" w:eastAsia="Courier New" w:hAnsi="Courier New" w:cs="Courier New"/>
          <w:sz w:val="20"/>
          <w:szCs w:val="20"/>
        </w:rPr>
        <w:t>df.drop</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duplicates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ABEB7CF" w14:textId="77777777" w:rsidR="00303A05" w:rsidRPr="006A34DE" w:rsidRDefault="00000000">
      <w:pPr>
        <w:pStyle w:val="ListParagraph"/>
        <w:numPr>
          <w:ilvl w:val="0"/>
          <w:numId w:val="2"/>
        </w:numPr>
        <w:spacing w:after="50"/>
        <w:rPr>
          <w:lang w:val="fr-FR"/>
        </w:rPr>
      </w:pPr>
      <w:r w:rsidRPr="006A34DE">
        <w:rPr>
          <w:b/>
          <w:bCs/>
          <w:lang w:val="fr-FR"/>
        </w:rPr>
        <w:t>Types incorrects</w:t>
      </w:r>
      <w:r w:rsidRPr="006A34DE">
        <w:rPr>
          <w:lang w:val="fr-FR"/>
        </w:rPr>
        <w:t xml:space="preserve"> : corriger le type des colonnes (numériques mal lues comme texte, dates, catégories).</w:t>
      </w:r>
    </w:p>
    <w:p w14:paraId="119E6940" w14:textId="77777777" w:rsidR="00303A05" w:rsidRPr="006A34DE" w:rsidRDefault="00000000">
      <w:pPr>
        <w:pStyle w:val="ListParagraph"/>
        <w:numPr>
          <w:ilvl w:val="0"/>
          <w:numId w:val="2"/>
        </w:numPr>
        <w:spacing w:after="50"/>
        <w:rPr>
          <w:lang w:val="fr-FR"/>
        </w:rPr>
      </w:pPr>
      <w:r w:rsidRPr="006A34DE">
        <w:rPr>
          <w:b/>
          <w:bCs/>
          <w:lang w:val="fr-FR"/>
        </w:rPr>
        <w:t>Colonnes à supprimer</w:t>
      </w:r>
      <w:r w:rsidRPr="006A34DE">
        <w:rPr>
          <w:lang w:val="fr-FR"/>
        </w:rPr>
        <w:t xml:space="preserve"> : colonnes inutiles ou sans information (par ex. identifiants, colonnes vides ou quasi constantes).</w:t>
      </w:r>
    </w:p>
    <w:p w14:paraId="0538890E" w14:textId="77777777" w:rsidR="00303A05" w:rsidRPr="006A34DE" w:rsidRDefault="00000000">
      <w:pPr>
        <w:shd w:val="clear" w:color="auto" w:fill="F2F2F2"/>
        <w:spacing w:after="40"/>
        <w:ind w:left="360"/>
        <w:rPr>
          <w:lang w:val="fr-FR"/>
        </w:rPr>
      </w:pPr>
      <w:proofErr w:type="spellStart"/>
      <w:proofErr w:type="gramStart"/>
      <w:r w:rsidRPr="006A34DE">
        <w:rPr>
          <w:rFonts w:ascii="Courier New" w:eastAsia="Courier New" w:hAnsi="Courier New" w:cs="Courier New"/>
          <w:sz w:val="20"/>
          <w:szCs w:val="20"/>
          <w:lang w:val="fr-FR"/>
        </w:rPr>
        <w:t>df.drop</w:t>
      </w:r>
      <w:proofErr w:type="spellEnd"/>
      <w:proofErr w:type="gramEnd"/>
      <w:r w:rsidRPr="006A34DE">
        <w:rPr>
          <w:rFonts w:ascii="Courier New" w:eastAsia="Courier New" w:hAnsi="Courier New" w:cs="Courier New"/>
          <w:sz w:val="20"/>
          <w:szCs w:val="20"/>
          <w:lang w:val="fr-FR"/>
        </w:rPr>
        <w:t>(</w:t>
      </w:r>
      <w:proofErr w:type="spellStart"/>
      <w:r w:rsidRPr="006A34DE">
        <w:rPr>
          <w:rFonts w:ascii="Courier New" w:eastAsia="Courier New" w:hAnsi="Courier New" w:cs="Courier New"/>
          <w:sz w:val="20"/>
          <w:szCs w:val="20"/>
          <w:lang w:val="fr-FR"/>
        </w:rPr>
        <w:t>columns</w:t>
      </w:r>
      <w:proofErr w:type="spellEnd"/>
      <w:r w:rsidRPr="006A34DE">
        <w:rPr>
          <w:rFonts w:ascii="Courier New" w:eastAsia="Courier New" w:hAnsi="Courier New" w:cs="Courier New"/>
          <w:sz w:val="20"/>
          <w:szCs w:val="20"/>
          <w:lang w:val="fr-FR"/>
        </w:rPr>
        <w:t>=[...])</w:t>
      </w:r>
    </w:p>
    <w:p w14:paraId="64EE9887" w14:textId="77777777" w:rsidR="00303A05" w:rsidRPr="006A34DE" w:rsidRDefault="00000000">
      <w:pPr>
        <w:pStyle w:val="Heading2"/>
        <w:rPr>
          <w:lang w:val="fr-FR"/>
        </w:rPr>
      </w:pPr>
      <w:r w:rsidRPr="006A34DE">
        <w:rPr>
          <w:lang w:val="fr-FR"/>
        </w:rPr>
        <w:t>E. Gérer les valeurs manquantes (NaN = Not A Number)</w:t>
      </w:r>
    </w:p>
    <w:p w14:paraId="305E66F5" w14:textId="77777777" w:rsidR="00303A05" w:rsidRPr="006A34DE" w:rsidRDefault="00000000">
      <w:pPr>
        <w:pStyle w:val="ListParagraph"/>
        <w:numPr>
          <w:ilvl w:val="0"/>
          <w:numId w:val="2"/>
        </w:numPr>
        <w:spacing w:after="50"/>
        <w:rPr>
          <w:lang w:val="fr-FR"/>
        </w:rPr>
      </w:pPr>
      <w:r w:rsidRPr="006A34DE">
        <w:rPr>
          <w:lang w:val="fr-FR"/>
        </w:rPr>
        <w:t>Détecter les NaN avant toute décision :</w:t>
      </w:r>
    </w:p>
    <w:p w14:paraId="30A09EC5" w14:textId="77777777" w:rsidR="00303A05" w:rsidRDefault="00000000">
      <w:pPr>
        <w:shd w:val="clear" w:color="auto" w:fill="F2F2F2"/>
        <w:spacing w:after="40"/>
        <w:ind w:left="360"/>
      </w:pPr>
      <w:proofErr w:type="spellStart"/>
      <w:proofErr w:type="gramStart"/>
      <w:r>
        <w:rPr>
          <w:rFonts w:ascii="Courier New" w:eastAsia="Courier New" w:hAnsi="Courier New" w:cs="Courier New"/>
          <w:sz w:val="20"/>
          <w:szCs w:val="20"/>
        </w:rPr>
        <w:t>df.isna</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1CF7B646" w14:textId="77777777" w:rsidR="00303A05" w:rsidRDefault="00000000">
      <w:pPr>
        <w:shd w:val="clear" w:color="auto" w:fill="F2F2F2"/>
        <w:spacing w:after="40"/>
        <w:ind w:left="360"/>
      </w:pPr>
      <w:proofErr w:type="spellStart"/>
      <w:proofErr w:type="gramStart"/>
      <w:r>
        <w:rPr>
          <w:rFonts w:ascii="Courier New" w:eastAsia="Courier New" w:hAnsi="Courier New" w:cs="Courier New"/>
          <w:sz w:val="20"/>
          <w:szCs w:val="20"/>
        </w:rPr>
        <w:t>df.isna</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).any</w:t>
      </w:r>
      <w:proofErr w:type="gramEnd"/>
      <w:r>
        <w:rPr>
          <w:rFonts w:ascii="Courier New" w:eastAsia="Courier New" w:hAnsi="Courier New" w:cs="Courier New"/>
          <w:sz w:val="20"/>
          <w:szCs w:val="20"/>
        </w:rPr>
        <w:t>()</w:t>
      </w:r>
    </w:p>
    <w:p w14:paraId="66185293" w14:textId="77777777" w:rsidR="00303A05" w:rsidRDefault="00000000">
      <w:pPr>
        <w:shd w:val="clear" w:color="auto" w:fill="F2F2F2"/>
        <w:spacing w:after="40"/>
        <w:ind w:left="360"/>
      </w:pPr>
      <w:proofErr w:type="spellStart"/>
      <w:proofErr w:type="gramStart"/>
      <w:r>
        <w:rPr>
          <w:rFonts w:ascii="Courier New" w:eastAsia="Courier New" w:hAnsi="Courier New" w:cs="Courier New"/>
          <w:sz w:val="20"/>
          <w:szCs w:val="20"/>
        </w:rPr>
        <w:t>np.isnan</w:t>
      </w:r>
      <w:proofErr w:type="spellEnd"/>
      <w:proofErr w:type="gramEnd"/>
      <w:r>
        <w:rPr>
          <w:rFonts w:ascii="Courier New" w:eastAsia="Courier New" w:hAnsi="Courier New" w:cs="Courier New"/>
          <w:sz w:val="20"/>
          <w:szCs w:val="20"/>
        </w:rPr>
        <w:t>(...)</w:t>
      </w:r>
    </w:p>
    <w:p w14:paraId="4E24C59E" w14:textId="77777777" w:rsidR="00303A05" w:rsidRPr="006A34DE" w:rsidRDefault="00000000">
      <w:pPr>
        <w:pStyle w:val="ListParagraph"/>
        <w:numPr>
          <w:ilvl w:val="0"/>
          <w:numId w:val="2"/>
        </w:numPr>
        <w:spacing w:after="50"/>
        <w:rPr>
          <w:lang w:val="fr-FR"/>
        </w:rPr>
      </w:pPr>
      <w:r w:rsidRPr="006A34DE">
        <w:rPr>
          <w:lang w:val="fr-FR"/>
        </w:rPr>
        <w:t xml:space="preserve">Avant de supposer quoi que ce soit, comprendre </w:t>
      </w:r>
      <w:r w:rsidRPr="006A34DE">
        <w:rPr>
          <w:b/>
          <w:bCs/>
          <w:lang w:val="fr-FR"/>
        </w:rPr>
        <w:t>pourquoi</w:t>
      </w:r>
      <w:r w:rsidRPr="006A34DE">
        <w:rPr>
          <w:lang w:val="fr-FR"/>
        </w:rPr>
        <w:t xml:space="preserve"> les valeurs sont manquantes.</w:t>
      </w:r>
    </w:p>
    <w:p w14:paraId="73BE0DAB" w14:textId="77777777" w:rsidR="00303A05" w:rsidRPr="006A34DE" w:rsidRDefault="00000000">
      <w:pPr>
        <w:pStyle w:val="ListParagraph"/>
        <w:numPr>
          <w:ilvl w:val="0"/>
          <w:numId w:val="2"/>
        </w:numPr>
        <w:spacing w:after="50"/>
        <w:rPr>
          <w:lang w:val="fr-FR"/>
        </w:rPr>
      </w:pPr>
      <w:r w:rsidRPr="006A34DE">
        <w:rPr>
          <w:lang w:val="fr-FR"/>
        </w:rPr>
        <w:t>Il y a plusieurs stratégies : supprimer les lignes/colonnes concernées (si peu de NaN ou colonne trop vide) ou remplacer (imputation) :</w:t>
      </w:r>
    </w:p>
    <w:p w14:paraId="5D1F6011" w14:textId="77777777" w:rsidR="00303A05" w:rsidRPr="006A34DE" w:rsidRDefault="00000000">
      <w:pPr>
        <w:pStyle w:val="ListParagraph"/>
        <w:numPr>
          <w:ilvl w:val="1"/>
          <w:numId w:val="2"/>
        </w:numPr>
        <w:spacing w:after="50"/>
        <w:rPr>
          <w:lang w:val="fr-FR"/>
        </w:rPr>
      </w:pPr>
      <w:r w:rsidRPr="006A34DE">
        <w:rPr>
          <w:lang w:val="fr-FR"/>
        </w:rPr>
        <w:t>Variable numérique : par la moyenne ou la médiane (la médiane est préférable en présence de valeurs aberrantes).</w:t>
      </w:r>
    </w:p>
    <w:p w14:paraId="17B54B43" w14:textId="77777777" w:rsidR="00303A05" w:rsidRPr="006A34DE" w:rsidRDefault="00000000">
      <w:pPr>
        <w:pStyle w:val="ListParagraph"/>
        <w:numPr>
          <w:ilvl w:val="1"/>
          <w:numId w:val="2"/>
        </w:numPr>
        <w:spacing w:after="50"/>
        <w:rPr>
          <w:lang w:val="fr-FR"/>
        </w:rPr>
      </w:pPr>
      <w:r w:rsidRPr="006A34DE">
        <w:rPr>
          <w:lang w:val="fr-FR"/>
        </w:rPr>
        <w:lastRenderedPageBreak/>
        <w:t>Variable catégorielle : par le mode (valeur la plus fréquente).</w:t>
      </w:r>
    </w:p>
    <w:p w14:paraId="21151013" w14:textId="77777777" w:rsidR="00303A05" w:rsidRPr="006A34DE" w:rsidRDefault="00000000">
      <w:pPr>
        <w:pStyle w:val="ListParagraph"/>
        <w:numPr>
          <w:ilvl w:val="1"/>
          <w:numId w:val="2"/>
        </w:numPr>
        <w:spacing w:after="50"/>
        <w:rPr>
          <w:lang w:val="fr-FR"/>
        </w:rPr>
      </w:pPr>
      <w:r w:rsidRPr="006A34DE">
        <w:rPr>
          <w:lang w:val="fr-FR"/>
        </w:rPr>
        <w:t>Réduire l’impact des valeurs aberrantes avant d’imputer.</w:t>
      </w:r>
    </w:p>
    <w:p w14:paraId="40166E5C" w14:textId="77777777" w:rsidR="00303A05" w:rsidRPr="006A34DE" w:rsidRDefault="00000000">
      <w:pPr>
        <w:pBdr>
          <w:left w:val="single" w:sz="18" w:space="8" w:color="2E75B6"/>
        </w:pBdr>
        <w:spacing w:before="80" w:after="120"/>
        <w:ind w:left="240"/>
        <w:rPr>
          <w:lang w:val="fr-FR"/>
        </w:rPr>
      </w:pPr>
      <w:r w:rsidRPr="006A34DE">
        <w:rPr>
          <w:b/>
          <w:bCs/>
          <w:lang w:val="fr-FR"/>
        </w:rPr>
        <w:t>Attention – séparer avant d’imputer.</w:t>
      </w:r>
      <w:r w:rsidRPr="006A34DE">
        <w:rPr>
          <w:lang w:val="fr-FR"/>
        </w:rPr>
        <w:t xml:space="preserve"> Avant tout remplacement, il faut séparer les données en deux groupes (entraînement et test). Les statistiques d’imputation (moyenne, médiane…) se calculent sur le train uniquement, pour éviter la fuite de données. Cette séparation est une étape importante : ensemble d’entraînement / ensemble de test.</w:t>
      </w:r>
    </w:p>
    <w:p w14:paraId="3794A7DF" w14:textId="77777777" w:rsidR="00303A05" w:rsidRDefault="00000000">
      <w:pPr>
        <w:spacing w:after="100"/>
      </w:pPr>
      <w:r w:rsidRPr="006A34DE">
        <w:rPr>
          <w:lang w:val="fr-FR"/>
        </w:rPr>
        <w:t xml:space="preserve">Répartition des données (exemples notés) : </w:t>
      </w:r>
      <w:r w:rsidRPr="006A34DE">
        <w:rPr>
          <w:b/>
          <w:bCs/>
          <w:lang w:val="fr-FR"/>
        </w:rPr>
        <w:t>train 70 % / test 30 %</w:t>
      </w:r>
      <w:r w:rsidRPr="006A34DE">
        <w:rPr>
          <w:lang w:val="fr-FR"/>
        </w:rPr>
        <w:t xml:space="preserve"> ou </w:t>
      </w:r>
      <w:r w:rsidRPr="006A34DE">
        <w:rPr>
          <w:b/>
          <w:bCs/>
          <w:lang w:val="fr-FR"/>
        </w:rPr>
        <w:t>train 90 % / test 10 %</w:t>
      </w:r>
      <w:r w:rsidRPr="006A34DE">
        <w:rPr>
          <w:lang w:val="fr-FR"/>
        </w:rPr>
        <w:t xml:space="preserve">. La taille de la base de test dépend de la taille de la base de données. </w:t>
      </w:r>
      <w:proofErr w:type="spellStart"/>
      <w:r>
        <w:t>Fonction</w:t>
      </w:r>
      <w:proofErr w:type="spellEnd"/>
      <w:r>
        <w:t xml:space="preserve"> </w:t>
      </w:r>
      <w:proofErr w:type="spellStart"/>
      <w:proofErr w:type="gramStart"/>
      <w:r>
        <w:t>utilisée</w:t>
      </w:r>
      <w:proofErr w:type="spellEnd"/>
      <w:r>
        <w:t xml:space="preserve"> :</w:t>
      </w:r>
      <w:proofErr w:type="gramEnd"/>
    </w:p>
    <w:p w14:paraId="5CF8F7CB" w14:textId="77777777" w:rsidR="00303A05" w:rsidRDefault="00000000">
      <w:pPr>
        <w:shd w:val="clear" w:color="auto" w:fill="F2F2F2"/>
        <w:spacing w:after="40"/>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sklearn.model</w:t>
      </w:r>
      <w:proofErr w:type="gramEnd"/>
      <w:r>
        <w:rPr>
          <w:rFonts w:ascii="Courier New" w:eastAsia="Courier New" w:hAnsi="Courier New" w:cs="Courier New"/>
          <w:sz w:val="20"/>
          <w:szCs w:val="20"/>
        </w:rPr>
        <w:t>_selection</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train_test_split</w:t>
      </w:r>
      <w:proofErr w:type="spellEnd"/>
    </w:p>
    <w:p w14:paraId="56470228" w14:textId="77777777" w:rsidR="00303A05" w:rsidRDefault="00000000">
      <w:pPr>
        <w:shd w:val="clear" w:color="auto" w:fill="F2F2F2"/>
        <w:spacing w:after="40"/>
        <w:ind w:left="360"/>
      </w:pPr>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train_test_</w:t>
      </w:r>
      <w:proofErr w:type="gramStart"/>
      <w:r>
        <w:rPr>
          <w:rFonts w:ascii="Courier New" w:eastAsia="Courier New" w:hAnsi="Courier New" w:cs="Courier New"/>
          <w:sz w:val="20"/>
          <w:szCs w:val="20"/>
        </w:rPr>
        <w:t>split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X, y, </w:t>
      </w:r>
      <w:proofErr w:type="spellStart"/>
      <w:r>
        <w:rPr>
          <w:rFonts w:ascii="Courier New" w:eastAsia="Courier New" w:hAnsi="Courier New" w:cs="Courier New"/>
          <w:sz w:val="20"/>
          <w:szCs w:val="20"/>
        </w:rPr>
        <w:t>test_size</w:t>
      </w:r>
      <w:proofErr w:type="spellEnd"/>
      <w:r>
        <w:rPr>
          <w:rFonts w:ascii="Courier New" w:eastAsia="Courier New" w:hAnsi="Courier New" w:cs="Courier New"/>
          <w:sz w:val="20"/>
          <w:szCs w:val="20"/>
        </w:rPr>
        <w:t xml:space="preserve">=0.3,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=42)</w:t>
      </w:r>
    </w:p>
    <w:p w14:paraId="7D2AA972" w14:textId="77777777" w:rsidR="00303A05" w:rsidRPr="006A34DE" w:rsidRDefault="00000000">
      <w:pPr>
        <w:pStyle w:val="Heading2"/>
        <w:rPr>
          <w:lang w:val="fr-FR"/>
        </w:rPr>
      </w:pPr>
      <w:r w:rsidRPr="006A34DE">
        <w:rPr>
          <w:lang w:val="fr-FR"/>
        </w:rPr>
        <w:t>F. Transformation des données</w:t>
      </w:r>
    </w:p>
    <w:p w14:paraId="68B37059" w14:textId="77777777" w:rsidR="00303A05" w:rsidRPr="006A34DE" w:rsidRDefault="00000000">
      <w:pPr>
        <w:spacing w:after="100"/>
        <w:rPr>
          <w:lang w:val="fr-FR"/>
        </w:rPr>
      </w:pPr>
      <w:r w:rsidRPr="006A34DE">
        <w:rPr>
          <w:lang w:val="fr-FR"/>
        </w:rPr>
        <w:t>Selon le type de modèle de ML, plusieurs opérations s’imposent :</w:t>
      </w:r>
    </w:p>
    <w:p w14:paraId="46EA02F0" w14:textId="77777777" w:rsidR="00303A05" w:rsidRPr="006A34DE" w:rsidRDefault="00000000">
      <w:pPr>
        <w:pStyle w:val="ListParagraph"/>
        <w:numPr>
          <w:ilvl w:val="0"/>
          <w:numId w:val="2"/>
        </w:numPr>
        <w:spacing w:after="50"/>
        <w:rPr>
          <w:lang w:val="fr-FR"/>
        </w:rPr>
      </w:pPr>
      <w:r w:rsidRPr="006A34DE">
        <w:rPr>
          <w:b/>
          <w:bCs/>
          <w:lang w:val="fr-FR"/>
        </w:rPr>
        <w:t>Variables numériques</w:t>
      </w:r>
      <w:r w:rsidRPr="006A34DE">
        <w:rPr>
          <w:lang w:val="fr-FR"/>
        </w:rPr>
        <w:t xml:space="preserve"> : certains modèles sont sensibles à l’échelle des variables (ex. distances, régressions, SVM). Lorsque les variables n’ont pas la même échelle, on procède à :</w:t>
      </w:r>
    </w:p>
    <w:p w14:paraId="1A7F8DA7" w14:textId="77777777" w:rsidR="00303A05" w:rsidRPr="006A34DE" w:rsidRDefault="00000000">
      <w:pPr>
        <w:pStyle w:val="ListParagraph"/>
        <w:numPr>
          <w:ilvl w:val="1"/>
          <w:numId w:val="2"/>
        </w:numPr>
        <w:spacing w:after="50"/>
        <w:rPr>
          <w:lang w:val="fr-FR"/>
        </w:rPr>
      </w:pPr>
      <w:r w:rsidRPr="006A34DE">
        <w:rPr>
          <w:b/>
          <w:bCs/>
          <w:lang w:val="fr-FR"/>
        </w:rPr>
        <w:t>Normalisation</w:t>
      </w:r>
      <w:r w:rsidRPr="006A34DE">
        <w:rPr>
          <w:lang w:val="fr-FR"/>
        </w:rPr>
        <w:t xml:space="preserve"> (mise à l’échelle min–max, valeurs entre 0 et 1) ou </w:t>
      </w:r>
      <w:r w:rsidRPr="006A34DE">
        <w:rPr>
          <w:b/>
          <w:bCs/>
          <w:lang w:val="fr-FR"/>
        </w:rPr>
        <w:t>standardisation</w:t>
      </w:r>
      <w:r w:rsidRPr="006A34DE">
        <w:rPr>
          <w:lang w:val="fr-FR"/>
        </w:rPr>
        <w:t xml:space="preserve"> (centrage–réduction : moyenne 0, écart-type 1).</w:t>
      </w:r>
    </w:p>
    <w:p w14:paraId="2A69F8B1" w14:textId="77777777" w:rsidR="00303A05" w:rsidRDefault="00000000">
      <w:pPr>
        <w:pStyle w:val="ListParagraph"/>
        <w:numPr>
          <w:ilvl w:val="1"/>
          <w:numId w:val="2"/>
        </w:numPr>
        <w:spacing w:after="50"/>
      </w:pPr>
      <w:r w:rsidRPr="006A34DE">
        <w:rPr>
          <w:b/>
          <w:bCs/>
          <w:lang w:val="fr-FR"/>
        </w:rPr>
        <w:t>Transformation logarithmique</w:t>
      </w:r>
      <w:r w:rsidRPr="006A34DE">
        <w:rPr>
          <w:lang w:val="fr-FR"/>
        </w:rPr>
        <w:t xml:space="preserve"> : utile pour les variables fortement asymétriques ; réduit la dispersion et rapproche la distribution de la normale. </w:t>
      </w:r>
      <w:proofErr w:type="spellStart"/>
      <w:r>
        <w:t>Permet</w:t>
      </w:r>
      <w:proofErr w:type="spellEnd"/>
      <w:r>
        <w:t xml:space="preserve"> </w:t>
      </w:r>
      <w:proofErr w:type="spellStart"/>
      <w:r>
        <w:t>d’améliorer</w:t>
      </w:r>
      <w:proofErr w:type="spellEnd"/>
      <w:r>
        <w:t xml:space="preserve"> la performance du </w:t>
      </w:r>
      <w:proofErr w:type="spellStart"/>
      <w:r>
        <w:t>modèle</w:t>
      </w:r>
      <w:proofErr w:type="spellEnd"/>
      <w:r>
        <w:t>.</w:t>
      </w:r>
    </w:p>
    <w:p w14:paraId="3E765A8B" w14:textId="77777777" w:rsidR="00303A05" w:rsidRPr="006A34DE" w:rsidRDefault="00000000">
      <w:pPr>
        <w:pStyle w:val="ListParagraph"/>
        <w:numPr>
          <w:ilvl w:val="1"/>
          <w:numId w:val="2"/>
        </w:numPr>
        <w:spacing w:after="50"/>
        <w:rPr>
          <w:lang w:val="fr-FR"/>
        </w:rPr>
      </w:pPr>
      <w:r w:rsidRPr="006A34DE">
        <w:rPr>
          <w:lang w:val="fr-FR"/>
        </w:rPr>
        <w:t>Réduire l’effet des valeurs extrêmes.</w:t>
      </w:r>
    </w:p>
    <w:p w14:paraId="5D7C61D5" w14:textId="77777777" w:rsidR="00303A05" w:rsidRPr="006A34DE" w:rsidRDefault="00000000">
      <w:pPr>
        <w:pStyle w:val="ListParagraph"/>
        <w:numPr>
          <w:ilvl w:val="0"/>
          <w:numId w:val="2"/>
        </w:numPr>
        <w:spacing w:after="50"/>
        <w:rPr>
          <w:lang w:val="fr-FR"/>
        </w:rPr>
      </w:pPr>
      <w:r w:rsidRPr="006A34DE">
        <w:rPr>
          <w:b/>
          <w:bCs/>
          <w:lang w:val="fr-FR"/>
        </w:rPr>
        <w:t>Variables catégorielles</w:t>
      </w:r>
      <w:r w:rsidRPr="006A34DE">
        <w:rPr>
          <w:lang w:val="fr-FR"/>
        </w:rPr>
        <w:t xml:space="preserve"> : un modèle ne comprend pas directement le texte ; il faut encoder :</w:t>
      </w:r>
    </w:p>
    <w:p w14:paraId="07C21255" w14:textId="77777777" w:rsidR="00303A05" w:rsidRPr="006A34DE" w:rsidRDefault="00000000">
      <w:pPr>
        <w:pStyle w:val="ListParagraph"/>
        <w:numPr>
          <w:ilvl w:val="1"/>
          <w:numId w:val="2"/>
        </w:numPr>
        <w:spacing w:after="50"/>
        <w:rPr>
          <w:lang w:val="fr-FR"/>
        </w:rPr>
      </w:pPr>
      <w:r w:rsidRPr="006A34DE">
        <w:rPr>
          <w:b/>
          <w:bCs/>
          <w:lang w:val="fr-FR"/>
        </w:rPr>
        <w:t xml:space="preserve">Label </w:t>
      </w:r>
      <w:proofErr w:type="spellStart"/>
      <w:r w:rsidRPr="006A34DE">
        <w:rPr>
          <w:b/>
          <w:bCs/>
          <w:lang w:val="fr-FR"/>
        </w:rPr>
        <w:t>Encoding</w:t>
      </w:r>
      <w:proofErr w:type="spellEnd"/>
      <w:r w:rsidRPr="006A34DE">
        <w:rPr>
          <w:lang w:val="fr-FR"/>
        </w:rPr>
        <w:t xml:space="preserve"> : pour les variables ordinales (avec un ordre) ou binaires.</w:t>
      </w:r>
    </w:p>
    <w:p w14:paraId="3B45F436" w14:textId="77777777" w:rsidR="00303A05" w:rsidRPr="006A34DE" w:rsidRDefault="00000000">
      <w:pPr>
        <w:pStyle w:val="ListParagraph"/>
        <w:numPr>
          <w:ilvl w:val="1"/>
          <w:numId w:val="2"/>
        </w:numPr>
        <w:spacing w:after="50"/>
        <w:rPr>
          <w:lang w:val="fr-FR"/>
        </w:rPr>
      </w:pPr>
      <w:proofErr w:type="spellStart"/>
      <w:r w:rsidRPr="006A34DE">
        <w:rPr>
          <w:b/>
          <w:bCs/>
          <w:lang w:val="fr-FR"/>
        </w:rPr>
        <w:t>One-Hot</w:t>
      </w:r>
      <w:proofErr w:type="spellEnd"/>
      <w:r w:rsidRPr="006A34DE">
        <w:rPr>
          <w:b/>
          <w:bCs/>
          <w:lang w:val="fr-FR"/>
        </w:rPr>
        <w:t xml:space="preserve"> </w:t>
      </w:r>
      <w:proofErr w:type="spellStart"/>
      <w:r w:rsidRPr="006A34DE">
        <w:rPr>
          <w:b/>
          <w:bCs/>
          <w:lang w:val="fr-FR"/>
        </w:rPr>
        <w:t>Encoding</w:t>
      </w:r>
      <w:proofErr w:type="spellEnd"/>
      <w:r w:rsidRPr="006A34DE">
        <w:rPr>
          <w:lang w:val="fr-FR"/>
        </w:rPr>
        <w:t xml:space="preserve"> : pour les variables nominales sans ordre (crée une colonne par modalité).</w:t>
      </w:r>
    </w:p>
    <w:p w14:paraId="05B69157" w14:textId="4377F9BF" w:rsidR="00303A05" w:rsidRDefault="00000000">
      <w:pPr>
        <w:pStyle w:val="ListParagraph"/>
        <w:numPr>
          <w:ilvl w:val="1"/>
          <w:numId w:val="2"/>
        </w:numPr>
        <w:spacing w:after="50"/>
      </w:pPr>
      <w:r w:rsidRPr="006A34DE">
        <w:rPr>
          <w:lang w:val="fr-FR"/>
        </w:rPr>
        <w:t xml:space="preserve">Les variables de type « texte » (NLP) demandent des techniques spécifiques comme TF-IDF, la lemmatisation ou le </w:t>
      </w:r>
      <w:proofErr w:type="spellStart"/>
      <w:r w:rsidRPr="006A34DE">
        <w:rPr>
          <w:lang w:val="fr-FR"/>
        </w:rPr>
        <w:t>stemming</w:t>
      </w:r>
      <w:proofErr w:type="spellEnd"/>
    </w:p>
    <w:p w14:paraId="47F2624A" w14:textId="77777777" w:rsidR="00303A05" w:rsidRPr="006A34DE" w:rsidRDefault="00000000">
      <w:pPr>
        <w:pStyle w:val="Heading2"/>
        <w:rPr>
          <w:lang w:val="fr-FR"/>
        </w:rPr>
      </w:pPr>
      <w:r w:rsidRPr="006A34DE">
        <w:rPr>
          <w:lang w:val="fr-FR"/>
        </w:rPr>
        <w:t>G. Sélection des variables (</w:t>
      </w:r>
      <w:proofErr w:type="spellStart"/>
      <w:r w:rsidRPr="006A34DE">
        <w:rPr>
          <w:lang w:val="fr-FR"/>
        </w:rPr>
        <w:t>feature</w:t>
      </w:r>
      <w:proofErr w:type="spellEnd"/>
      <w:r w:rsidRPr="006A34DE">
        <w:rPr>
          <w:lang w:val="fr-FR"/>
        </w:rPr>
        <w:t xml:space="preserve"> </w:t>
      </w:r>
      <w:proofErr w:type="spellStart"/>
      <w:r w:rsidRPr="006A34DE">
        <w:rPr>
          <w:lang w:val="fr-FR"/>
        </w:rPr>
        <w:t>selection</w:t>
      </w:r>
      <w:proofErr w:type="spellEnd"/>
      <w:r w:rsidRPr="006A34DE">
        <w:rPr>
          <w:lang w:val="fr-FR"/>
        </w:rPr>
        <w:t>)</w:t>
      </w:r>
    </w:p>
    <w:p w14:paraId="38B186C0" w14:textId="77777777" w:rsidR="00303A05" w:rsidRDefault="00000000">
      <w:pPr>
        <w:spacing w:after="100"/>
      </w:pPr>
      <w:r w:rsidRPr="006A34DE">
        <w:rPr>
          <w:lang w:val="fr-FR"/>
        </w:rPr>
        <w:t xml:space="preserve">Beaucoup de variables sont disponibles, mais toutes ne sont pas pertinentes. Trop de variables augmentent le temps d’exécution et le coût de calcul, et peuvent dégrader la prédiction. </w:t>
      </w:r>
      <w:proofErr w:type="gramStart"/>
      <w:r>
        <w:t>Objectif :</w:t>
      </w:r>
      <w:proofErr w:type="gramEnd"/>
      <w:r>
        <w:t xml:space="preserve"> </w:t>
      </w:r>
      <w:proofErr w:type="spellStart"/>
      <w:r>
        <w:t>réduire</w:t>
      </w:r>
      <w:proofErr w:type="spellEnd"/>
      <w:r>
        <w:t xml:space="preserve"> la dimension sans </w:t>
      </w:r>
      <w:proofErr w:type="spellStart"/>
      <w:r>
        <w:t>perdre</w:t>
      </w:r>
      <w:proofErr w:type="spellEnd"/>
      <w:r>
        <w:t xml:space="preserve"> </w:t>
      </w:r>
      <w:proofErr w:type="spellStart"/>
      <w:r>
        <w:t>l’information</w:t>
      </w:r>
      <w:proofErr w:type="spellEnd"/>
      <w:r>
        <w:t xml:space="preserve"> utile.</w:t>
      </w:r>
    </w:p>
    <w:p w14:paraId="0D8B53BD" w14:textId="77777777" w:rsidR="00303A05" w:rsidRPr="006A34DE" w:rsidRDefault="00000000">
      <w:pPr>
        <w:pStyle w:val="ListParagraph"/>
        <w:numPr>
          <w:ilvl w:val="0"/>
          <w:numId w:val="2"/>
        </w:numPr>
        <w:spacing w:after="50"/>
        <w:rPr>
          <w:lang w:val="fr-FR"/>
        </w:rPr>
      </w:pPr>
      <w:r w:rsidRPr="006A34DE">
        <w:rPr>
          <w:b/>
          <w:bCs/>
          <w:lang w:val="fr-FR"/>
        </w:rPr>
        <w:t>Variables trop corrélées entre elles</w:t>
      </w:r>
      <w:r w:rsidRPr="006A34DE">
        <w:rPr>
          <w:lang w:val="fr-FR"/>
        </w:rPr>
        <w:t xml:space="preserve"> : redondantes. Corrélation entre variables numériques : Pearson, Spearman (ou Kendall) ; visualisation par carte thermique (</w:t>
      </w:r>
      <w:proofErr w:type="spellStart"/>
      <w:r w:rsidRPr="006A34DE">
        <w:rPr>
          <w:lang w:val="fr-FR"/>
        </w:rPr>
        <w:t>heatmap</w:t>
      </w:r>
      <w:proofErr w:type="spellEnd"/>
      <w:r w:rsidRPr="006A34DE">
        <w:rPr>
          <w:lang w:val="fr-FR"/>
        </w:rPr>
        <w:t>).</w:t>
      </w:r>
    </w:p>
    <w:p w14:paraId="351820EC" w14:textId="77777777" w:rsidR="00303A05" w:rsidRPr="006A34DE" w:rsidRDefault="00000000">
      <w:pPr>
        <w:pStyle w:val="ListParagraph"/>
        <w:numPr>
          <w:ilvl w:val="0"/>
          <w:numId w:val="2"/>
        </w:numPr>
        <w:spacing w:after="50"/>
        <w:rPr>
          <w:lang w:val="fr-FR"/>
        </w:rPr>
      </w:pPr>
      <w:r w:rsidRPr="006A34DE">
        <w:rPr>
          <w:lang w:val="fr-FR"/>
        </w:rPr>
        <w:t xml:space="preserve">Si deux variables ont une corrélation supérieure à environ </w:t>
      </w:r>
      <w:r w:rsidRPr="006A34DE">
        <w:rPr>
          <w:b/>
          <w:bCs/>
          <w:lang w:val="fr-FR"/>
        </w:rPr>
        <w:t>95 %</w:t>
      </w:r>
      <w:r w:rsidRPr="006A34DE">
        <w:rPr>
          <w:lang w:val="fr-FR"/>
        </w:rPr>
        <w:t>, on en retire une des deux.</w:t>
      </w:r>
    </w:p>
    <w:p w14:paraId="79B3DE77" w14:textId="77777777" w:rsidR="00303A05" w:rsidRPr="006A34DE" w:rsidRDefault="00000000">
      <w:pPr>
        <w:pStyle w:val="ListParagraph"/>
        <w:numPr>
          <w:ilvl w:val="0"/>
          <w:numId w:val="2"/>
        </w:numPr>
        <w:spacing w:after="50"/>
        <w:rPr>
          <w:lang w:val="fr-FR"/>
        </w:rPr>
      </w:pPr>
      <w:r w:rsidRPr="006A34DE">
        <w:rPr>
          <w:b/>
          <w:bCs/>
          <w:lang w:val="fr-FR"/>
        </w:rPr>
        <w:t>Variables à faible variance</w:t>
      </w:r>
      <w:r w:rsidRPr="006A34DE">
        <w:rPr>
          <w:lang w:val="fr-FR"/>
        </w:rPr>
        <w:t xml:space="preserve"> : peu informatives, à écarter (variable quasi constante).</w:t>
      </w:r>
    </w:p>
    <w:p w14:paraId="046A682E" w14:textId="77777777" w:rsidR="00303A05" w:rsidRPr="006A34DE" w:rsidRDefault="00000000">
      <w:pPr>
        <w:pStyle w:val="ListParagraph"/>
        <w:numPr>
          <w:ilvl w:val="0"/>
          <w:numId w:val="2"/>
        </w:numPr>
        <w:spacing w:after="50"/>
        <w:rPr>
          <w:lang w:val="fr-FR"/>
        </w:rPr>
      </w:pPr>
      <w:r w:rsidRPr="006A34DE">
        <w:rPr>
          <w:b/>
          <w:bCs/>
          <w:lang w:val="fr-FR"/>
        </w:rPr>
        <w:t>Variables catégorielles</w:t>
      </w:r>
      <w:r w:rsidRPr="006A34DE">
        <w:rPr>
          <w:lang w:val="fr-FR"/>
        </w:rPr>
        <w:t xml:space="preserve"> : test du </w:t>
      </w:r>
      <w:r w:rsidRPr="006A34DE">
        <w:rPr>
          <w:b/>
          <w:bCs/>
          <w:lang w:val="fr-FR"/>
        </w:rPr>
        <w:t>Khi-deux (</w:t>
      </w:r>
      <w:r>
        <w:rPr>
          <w:b/>
          <w:bCs/>
        </w:rPr>
        <w:t>χ</w:t>
      </w:r>
      <w:r w:rsidRPr="006A34DE">
        <w:rPr>
          <w:b/>
          <w:bCs/>
          <w:lang w:val="fr-FR"/>
        </w:rPr>
        <w:t>²)</w:t>
      </w:r>
      <w:r w:rsidRPr="006A34DE">
        <w:rPr>
          <w:lang w:val="fr-FR"/>
        </w:rPr>
        <w:t xml:space="preserve"> pour mesurer la dépendance avec la cible.</w:t>
      </w:r>
    </w:p>
    <w:p w14:paraId="012B6463" w14:textId="77777777" w:rsidR="00303A05" w:rsidRPr="006A34DE" w:rsidRDefault="00000000">
      <w:pPr>
        <w:pStyle w:val="ListParagraph"/>
        <w:numPr>
          <w:ilvl w:val="0"/>
          <w:numId w:val="2"/>
        </w:numPr>
        <w:spacing w:after="50"/>
        <w:rPr>
          <w:lang w:val="fr-FR"/>
        </w:rPr>
      </w:pPr>
      <w:r w:rsidRPr="006A34DE">
        <w:rPr>
          <w:lang w:val="fr-FR"/>
        </w:rPr>
        <w:t>Variable avec une trop forte part de valeurs manquantes : à retirer.</w:t>
      </w:r>
    </w:p>
    <w:p w14:paraId="78B6DBDD" w14:textId="77777777" w:rsidR="00303A05" w:rsidRPr="006A34DE" w:rsidRDefault="00000000">
      <w:pPr>
        <w:pStyle w:val="ListParagraph"/>
        <w:numPr>
          <w:ilvl w:val="0"/>
          <w:numId w:val="2"/>
        </w:numPr>
        <w:spacing w:after="50"/>
        <w:rPr>
          <w:lang w:val="fr-FR"/>
        </w:rPr>
      </w:pPr>
      <w:r w:rsidRPr="006A34DE">
        <w:rPr>
          <w:lang w:val="fr-FR"/>
        </w:rPr>
        <w:t>Variables numériques : corrélation avec la cible ; variables catégorielles : Khi-deux.</w:t>
      </w:r>
    </w:p>
    <w:p w14:paraId="1A1DAC71" w14:textId="77777777" w:rsidR="00303A05" w:rsidRPr="006A34DE" w:rsidRDefault="00000000">
      <w:pPr>
        <w:spacing w:after="100"/>
        <w:rPr>
          <w:lang w:val="fr-FR"/>
        </w:rPr>
      </w:pPr>
      <w:r w:rsidRPr="006A34DE">
        <w:rPr>
          <w:lang w:val="fr-FR"/>
        </w:rPr>
        <w:t xml:space="preserve">Pour aller plus loin : revoir la vidéo et la documentation (ex. le PDF associé) </w:t>
      </w:r>
      <w:r w:rsidRPr="006A34DE">
        <w:rPr>
          <w:i/>
          <w:iCs/>
          <w:color w:val="B45F06"/>
          <w:lang w:val="fr-FR"/>
        </w:rPr>
        <w:t>[à vérifier]</w:t>
      </w:r>
      <w:r w:rsidRPr="006A34DE">
        <w:rPr>
          <w:lang w:val="fr-FR"/>
        </w:rPr>
        <w:t>.</w:t>
      </w:r>
    </w:p>
    <w:p w14:paraId="7F6D3381" w14:textId="77777777" w:rsidR="00303A05" w:rsidRPr="006A34DE" w:rsidRDefault="00000000">
      <w:pPr>
        <w:pStyle w:val="Heading1"/>
        <w:rPr>
          <w:lang w:val="fr-FR"/>
        </w:rPr>
      </w:pPr>
      <w:r w:rsidRPr="006A34DE">
        <w:rPr>
          <w:lang w:val="fr-FR"/>
        </w:rPr>
        <w:t>Partie 5 – Vidéo 3 : Comment modéliser son projet de ML ?</w:t>
      </w:r>
    </w:p>
    <w:p w14:paraId="1B5DCE82" w14:textId="77777777" w:rsidR="00303A05" w:rsidRPr="006A34DE" w:rsidRDefault="00000000">
      <w:pPr>
        <w:spacing w:after="100"/>
        <w:rPr>
          <w:lang w:val="fr-FR"/>
        </w:rPr>
      </w:pPr>
      <w:r w:rsidRPr="006A34DE">
        <w:rPr>
          <w:lang w:val="fr-FR"/>
        </w:rPr>
        <w:t xml:space="preserve">Pour juger de ce qu’il faut faire, il faut un problème clair. Exemple noté : prédire le prix d’une maison </w:t>
      </w:r>
      <w:r w:rsidRPr="006A34DE">
        <w:rPr>
          <w:i/>
          <w:iCs/>
          <w:color w:val="B45F06"/>
          <w:lang w:val="fr-FR"/>
        </w:rPr>
        <w:t>[à vérifier]</w:t>
      </w:r>
      <w:r w:rsidRPr="006A34DE">
        <w:rPr>
          <w:lang w:val="fr-FR"/>
        </w:rPr>
        <w:t>. Le modèle dépend du problème posé ; on n’a pas besoin de toujours chercher le modèle le plus compliqué.</w:t>
      </w:r>
    </w:p>
    <w:p w14:paraId="78C80167" w14:textId="77777777" w:rsidR="00303A05" w:rsidRPr="006A34DE" w:rsidRDefault="00000000">
      <w:pPr>
        <w:pStyle w:val="Heading2"/>
        <w:rPr>
          <w:lang w:val="fr-FR"/>
        </w:rPr>
      </w:pPr>
      <w:r w:rsidRPr="006A34DE">
        <w:rPr>
          <w:lang w:val="fr-FR"/>
        </w:rPr>
        <w:lastRenderedPageBreak/>
        <w:t>1) Modèles de ML : les types d’apprentissage</w:t>
      </w:r>
    </w:p>
    <w:p w14:paraId="2BEAC4C1" w14:textId="77777777" w:rsidR="00303A05" w:rsidRDefault="00000000">
      <w:pPr>
        <w:pStyle w:val="Heading3"/>
      </w:pPr>
      <w:proofErr w:type="spellStart"/>
      <w:r>
        <w:t>Apprentissage</w:t>
      </w:r>
      <w:proofErr w:type="spellEnd"/>
      <w:r>
        <w:t xml:space="preserve"> </w:t>
      </w:r>
      <w:proofErr w:type="spellStart"/>
      <w:r>
        <w:t>supervisé</w:t>
      </w:r>
      <w:proofErr w:type="spellEnd"/>
    </w:p>
    <w:p w14:paraId="688AEF29" w14:textId="77777777" w:rsidR="00303A05" w:rsidRPr="006A34DE" w:rsidRDefault="00000000">
      <w:pPr>
        <w:pStyle w:val="ListParagraph"/>
        <w:numPr>
          <w:ilvl w:val="0"/>
          <w:numId w:val="2"/>
        </w:numPr>
        <w:spacing w:after="50"/>
        <w:rPr>
          <w:lang w:val="fr-FR"/>
        </w:rPr>
      </w:pPr>
      <w:r w:rsidRPr="006A34DE">
        <w:rPr>
          <w:lang w:val="fr-FR"/>
        </w:rPr>
        <w:t xml:space="preserve">Le jeu de données contient une </w:t>
      </w:r>
      <w:r w:rsidRPr="006A34DE">
        <w:rPr>
          <w:b/>
          <w:bCs/>
          <w:lang w:val="fr-FR"/>
        </w:rPr>
        <w:t>variable cible</w:t>
      </w:r>
      <w:r w:rsidRPr="006A34DE">
        <w:rPr>
          <w:lang w:val="fr-FR"/>
        </w:rPr>
        <w:t xml:space="preserve"> (étiquette / label) : la colonne de réponse que l’on veut prédire.</w:t>
      </w:r>
    </w:p>
    <w:p w14:paraId="3505E9F0" w14:textId="77777777" w:rsidR="00303A05" w:rsidRPr="006A34DE" w:rsidRDefault="00000000">
      <w:pPr>
        <w:pStyle w:val="ListParagraph"/>
        <w:numPr>
          <w:ilvl w:val="0"/>
          <w:numId w:val="2"/>
        </w:numPr>
        <w:spacing w:after="50"/>
        <w:rPr>
          <w:lang w:val="fr-FR"/>
        </w:rPr>
      </w:pPr>
      <w:r w:rsidRPr="006A34DE">
        <w:rPr>
          <w:lang w:val="fr-FR"/>
        </w:rPr>
        <w:t xml:space="preserve">Si la cible est </w:t>
      </w:r>
      <w:r w:rsidRPr="006A34DE">
        <w:rPr>
          <w:b/>
          <w:bCs/>
          <w:lang w:val="fr-FR"/>
        </w:rPr>
        <w:t>catégorielle</w:t>
      </w:r>
      <w:r w:rsidRPr="006A34DE">
        <w:rPr>
          <w:lang w:val="fr-FR"/>
        </w:rPr>
        <w:t xml:space="preserve"> → problème de </w:t>
      </w:r>
      <w:r w:rsidRPr="006A34DE">
        <w:rPr>
          <w:b/>
          <w:bCs/>
          <w:lang w:val="fr-FR"/>
        </w:rPr>
        <w:t>classification</w:t>
      </w:r>
      <w:r w:rsidRPr="006A34DE">
        <w:rPr>
          <w:lang w:val="fr-FR"/>
        </w:rPr>
        <w:t xml:space="preserve"> (ex. un client achète ou non).</w:t>
      </w:r>
    </w:p>
    <w:p w14:paraId="3EEC6132" w14:textId="77777777" w:rsidR="00303A05" w:rsidRPr="006A34DE" w:rsidRDefault="00000000">
      <w:pPr>
        <w:pStyle w:val="ListParagraph"/>
        <w:numPr>
          <w:ilvl w:val="0"/>
          <w:numId w:val="2"/>
        </w:numPr>
        <w:spacing w:after="50"/>
        <w:rPr>
          <w:lang w:val="fr-FR"/>
        </w:rPr>
      </w:pPr>
      <w:r w:rsidRPr="006A34DE">
        <w:rPr>
          <w:lang w:val="fr-FR"/>
        </w:rPr>
        <w:t xml:space="preserve">Si la cible est </w:t>
      </w:r>
      <w:r w:rsidRPr="006A34DE">
        <w:rPr>
          <w:b/>
          <w:bCs/>
          <w:lang w:val="fr-FR"/>
        </w:rPr>
        <w:t>numérique</w:t>
      </w:r>
      <w:r w:rsidRPr="006A34DE">
        <w:rPr>
          <w:lang w:val="fr-FR"/>
        </w:rPr>
        <w:t xml:space="preserve"> → problème de </w:t>
      </w:r>
      <w:r w:rsidRPr="006A34DE">
        <w:rPr>
          <w:b/>
          <w:bCs/>
          <w:lang w:val="fr-FR"/>
        </w:rPr>
        <w:t>régression</w:t>
      </w:r>
      <w:r w:rsidRPr="006A34DE">
        <w:rPr>
          <w:lang w:val="fr-FR"/>
        </w:rPr>
        <w:t xml:space="preserve"> (ex. prix, âge).</w:t>
      </w:r>
    </w:p>
    <w:p w14:paraId="0D59A02C" w14:textId="77777777" w:rsidR="00303A05" w:rsidRPr="006A34DE" w:rsidRDefault="00000000">
      <w:pPr>
        <w:pStyle w:val="ListParagraph"/>
        <w:numPr>
          <w:ilvl w:val="0"/>
          <w:numId w:val="2"/>
        </w:numPr>
        <w:spacing w:after="50"/>
        <w:rPr>
          <w:lang w:val="fr-FR"/>
        </w:rPr>
      </w:pPr>
      <w:r w:rsidRPr="006A34DE">
        <w:rPr>
          <w:lang w:val="fr-FR"/>
        </w:rPr>
        <w:t>Algorithmes de régression : régression linéaire, arbre de régression, forêts aléatoires, etc.</w:t>
      </w:r>
    </w:p>
    <w:p w14:paraId="426265C4" w14:textId="77777777" w:rsidR="00303A05" w:rsidRPr="006A34DE" w:rsidRDefault="00000000">
      <w:pPr>
        <w:pStyle w:val="ListParagraph"/>
        <w:numPr>
          <w:ilvl w:val="0"/>
          <w:numId w:val="2"/>
        </w:numPr>
        <w:spacing w:after="50"/>
        <w:rPr>
          <w:lang w:val="fr-FR"/>
        </w:rPr>
      </w:pPr>
      <w:r w:rsidRPr="006A34DE">
        <w:rPr>
          <w:lang w:val="fr-FR"/>
        </w:rPr>
        <w:t>Algorithmes de classification : régression logistique, arbre de décision, Random Forest, SVM, etc.</w:t>
      </w:r>
    </w:p>
    <w:p w14:paraId="53E6E95E" w14:textId="09F99565" w:rsidR="00303A05" w:rsidRPr="006A34DE" w:rsidRDefault="00000000">
      <w:pPr>
        <w:pStyle w:val="ListParagraph"/>
        <w:numPr>
          <w:ilvl w:val="0"/>
          <w:numId w:val="2"/>
        </w:numPr>
        <w:spacing w:after="50"/>
        <w:rPr>
          <w:lang w:val="fr-FR"/>
        </w:rPr>
      </w:pPr>
      <w:r w:rsidRPr="006A34DE">
        <w:rPr>
          <w:lang w:val="fr-FR"/>
        </w:rPr>
        <w:t>On ne doit jamais perdre de vue que les meilleurs résultats viennent d’un bon jeu de données ; en général, on teste plusieurs algorithmes et on compare. Prendre le temps d’essayer plusieurs modèles pour trouver le meilleur.</w:t>
      </w:r>
    </w:p>
    <w:p w14:paraId="5C939AD5" w14:textId="77777777" w:rsidR="00303A05" w:rsidRDefault="00000000">
      <w:pPr>
        <w:pStyle w:val="Heading3"/>
      </w:pPr>
      <w:proofErr w:type="spellStart"/>
      <w:r>
        <w:t>Apprentissage</w:t>
      </w:r>
      <w:proofErr w:type="spellEnd"/>
      <w:r>
        <w:t xml:space="preserve"> non </w:t>
      </w:r>
      <w:proofErr w:type="spellStart"/>
      <w:r>
        <w:t>supervisé</w:t>
      </w:r>
      <w:proofErr w:type="spellEnd"/>
    </w:p>
    <w:p w14:paraId="25A7B57F" w14:textId="77777777" w:rsidR="00303A05" w:rsidRPr="006A34DE" w:rsidRDefault="00000000">
      <w:pPr>
        <w:pStyle w:val="ListParagraph"/>
        <w:numPr>
          <w:ilvl w:val="0"/>
          <w:numId w:val="2"/>
        </w:numPr>
        <w:spacing w:after="50"/>
        <w:rPr>
          <w:lang w:val="fr-FR"/>
        </w:rPr>
      </w:pPr>
      <w:r w:rsidRPr="006A34DE">
        <w:rPr>
          <w:b/>
          <w:bCs/>
          <w:lang w:val="fr-FR"/>
        </w:rPr>
        <w:t>Pas de variable cible</w:t>
      </w:r>
      <w:r w:rsidRPr="006A34DE">
        <w:rPr>
          <w:lang w:val="fr-FR"/>
        </w:rPr>
        <w:t xml:space="preserve"> (pas de colonne réponse) : on cherche des structures dans les données.</w:t>
      </w:r>
    </w:p>
    <w:p w14:paraId="2DEA93FE" w14:textId="77777777" w:rsidR="00303A05" w:rsidRDefault="00000000">
      <w:pPr>
        <w:pStyle w:val="ListParagraph"/>
        <w:numPr>
          <w:ilvl w:val="0"/>
          <w:numId w:val="2"/>
        </w:numPr>
        <w:spacing w:after="50"/>
      </w:pPr>
      <w:proofErr w:type="gramStart"/>
      <w:r>
        <w:rPr>
          <w:b/>
          <w:bCs/>
        </w:rPr>
        <w:t>Clustering</w:t>
      </w:r>
      <w:r>
        <w:t xml:space="preserve"> :</w:t>
      </w:r>
      <w:proofErr w:type="gramEnd"/>
      <w:r>
        <w:t xml:space="preserve"> K-means, Mean-shift, clustering spectral.</w:t>
      </w:r>
    </w:p>
    <w:p w14:paraId="1B3C3C5C" w14:textId="77777777" w:rsidR="00303A05" w:rsidRPr="006A34DE" w:rsidRDefault="00000000">
      <w:pPr>
        <w:pStyle w:val="ListParagraph"/>
        <w:numPr>
          <w:ilvl w:val="0"/>
          <w:numId w:val="2"/>
        </w:numPr>
        <w:spacing w:after="50"/>
        <w:rPr>
          <w:lang w:val="fr-FR"/>
        </w:rPr>
      </w:pPr>
      <w:r w:rsidRPr="006A34DE">
        <w:rPr>
          <w:b/>
          <w:bCs/>
          <w:lang w:val="fr-FR"/>
        </w:rPr>
        <w:t>Réduction de dimension</w:t>
      </w:r>
      <w:r w:rsidRPr="006A34DE">
        <w:rPr>
          <w:lang w:val="fr-FR"/>
        </w:rPr>
        <w:t xml:space="preserve"> : PCA (ACP), t-SNE.</w:t>
      </w:r>
    </w:p>
    <w:p w14:paraId="70E45B07" w14:textId="77777777" w:rsidR="00303A05" w:rsidRPr="006A34DE" w:rsidRDefault="00000000">
      <w:pPr>
        <w:pStyle w:val="ListParagraph"/>
        <w:numPr>
          <w:ilvl w:val="0"/>
          <w:numId w:val="2"/>
        </w:numPr>
        <w:spacing w:after="50"/>
        <w:rPr>
          <w:lang w:val="fr-FR"/>
        </w:rPr>
      </w:pPr>
      <w:r w:rsidRPr="006A34DE">
        <w:rPr>
          <w:b/>
          <w:bCs/>
          <w:lang w:val="fr-FR"/>
        </w:rPr>
        <w:t>Détection d’anomalies</w:t>
      </w:r>
      <w:r w:rsidRPr="006A34DE">
        <w:rPr>
          <w:lang w:val="fr-FR"/>
        </w:rPr>
        <w:t xml:space="preserve"> : </w:t>
      </w:r>
      <w:proofErr w:type="spellStart"/>
      <w:r w:rsidRPr="006A34DE">
        <w:rPr>
          <w:lang w:val="fr-FR"/>
        </w:rPr>
        <w:t>Elliptic</w:t>
      </w:r>
      <w:proofErr w:type="spellEnd"/>
      <w:r w:rsidRPr="006A34DE">
        <w:rPr>
          <w:lang w:val="fr-FR"/>
        </w:rPr>
        <w:t xml:space="preserve"> </w:t>
      </w:r>
      <w:proofErr w:type="spellStart"/>
      <w:r w:rsidRPr="006A34DE">
        <w:rPr>
          <w:lang w:val="fr-FR"/>
        </w:rPr>
        <w:t>Envelope</w:t>
      </w:r>
      <w:proofErr w:type="spellEnd"/>
      <w:r w:rsidRPr="006A34DE">
        <w:rPr>
          <w:lang w:val="fr-FR"/>
        </w:rPr>
        <w:t>, Isolation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303A05" w14:paraId="07D3F3C6"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EEAF6"/>
            <w:tcMar>
              <w:top w:w="60" w:type="dxa"/>
              <w:left w:w="100" w:type="dxa"/>
              <w:bottom w:w="60" w:type="dxa"/>
              <w:right w:w="100" w:type="dxa"/>
            </w:tcMar>
          </w:tcPr>
          <w:p w14:paraId="038511EF" w14:textId="77777777" w:rsidR="00303A05" w:rsidRDefault="00000000">
            <w:r>
              <w:rPr>
                <w:b/>
                <w:bCs/>
              </w:rPr>
              <w:t>Famille</w:t>
            </w:r>
          </w:p>
        </w:tc>
        <w:tc>
          <w:tcPr>
            <w:tcW w:w="3000" w:type="dxa"/>
            <w:tcBorders>
              <w:top w:val="single" w:sz="4" w:space="0" w:color="BBBBBB"/>
              <w:left w:val="single" w:sz="4" w:space="0" w:color="BBBBBB"/>
              <w:bottom w:val="single" w:sz="4" w:space="0" w:color="BBBBBB"/>
              <w:right w:val="single" w:sz="4" w:space="0" w:color="BBBBBB"/>
            </w:tcBorders>
            <w:shd w:val="clear" w:color="auto" w:fill="DEEAF6"/>
            <w:tcMar>
              <w:top w:w="60" w:type="dxa"/>
              <w:left w:w="100" w:type="dxa"/>
              <w:bottom w:w="60" w:type="dxa"/>
              <w:right w:w="100" w:type="dxa"/>
            </w:tcMar>
          </w:tcPr>
          <w:p w14:paraId="230DB101" w14:textId="77777777" w:rsidR="00303A05" w:rsidRDefault="00000000">
            <w:r>
              <w:rPr>
                <w:b/>
                <w:bCs/>
              </w:rPr>
              <w:t xml:space="preserve">Question </w:t>
            </w:r>
            <w:proofErr w:type="spellStart"/>
            <w:r>
              <w:rPr>
                <w:b/>
                <w:bCs/>
              </w:rPr>
              <w:t>typique</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DEEAF6"/>
            <w:tcMar>
              <w:top w:w="60" w:type="dxa"/>
              <w:left w:w="100" w:type="dxa"/>
              <w:bottom w:w="60" w:type="dxa"/>
              <w:right w:w="100" w:type="dxa"/>
            </w:tcMar>
          </w:tcPr>
          <w:p w14:paraId="5F4C2929" w14:textId="77777777" w:rsidR="00303A05" w:rsidRDefault="00000000">
            <w:proofErr w:type="spellStart"/>
            <w:r>
              <w:rPr>
                <w:b/>
                <w:bCs/>
              </w:rPr>
              <w:t>Exemples</w:t>
            </w:r>
            <w:proofErr w:type="spellEnd"/>
            <w:r>
              <w:rPr>
                <w:b/>
                <w:bCs/>
              </w:rPr>
              <w:t xml:space="preserve"> </w:t>
            </w:r>
            <w:proofErr w:type="spellStart"/>
            <w:r>
              <w:rPr>
                <w:b/>
                <w:bCs/>
              </w:rPr>
              <w:t>d’algorithmes</w:t>
            </w:r>
            <w:proofErr w:type="spellEnd"/>
          </w:p>
        </w:tc>
      </w:tr>
      <w:tr w:rsidR="00303A05" w14:paraId="44E5E82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3B994A" w14:textId="77777777" w:rsidR="00303A05" w:rsidRDefault="00000000">
            <w:proofErr w:type="spellStart"/>
            <w:r>
              <w:t>Supervisé</w:t>
            </w:r>
            <w:proofErr w:type="spellEnd"/>
            <w:r>
              <w:t xml:space="preserve"> – </w:t>
            </w:r>
            <w:proofErr w:type="spellStart"/>
            <w:r>
              <w:t>régression</w:t>
            </w:r>
            <w:proofErr w:type="spellEnd"/>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74AC16" w14:textId="77777777" w:rsidR="00303A05" w:rsidRDefault="00000000">
            <w:proofErr w:type="spellStart"/>
            <w:r>
              <w:t>Prédire</w:t>
            </w:r>
            <w:proofErr w:type="spellEnd"/>
            <w:r>
              <w:t xml:space="preserve"> </w:t>
            </w:r>
            <w:proofErr w:type="spellStart"/>
            <w:r>
              <w:t>une</w:t>
            </w:r>
            <w:proofErr w:type="spellEnd"/>
            <w:r>
              <w:t xml:space="preserve"> </w:t>
            </w:r>
            <w:proofErr w:type="spellStart"/>
            <w:r>
              <w:t>valeur</w:t>
            </w:r>
            <w:proofErr w:type="spellEnd"/>
            <w:r>
              <w:t xml:space="preserve"> numérique</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FA99AA" w14:textId="77777777" w:rsidR="00303A05" w:rsidRDefault="00000000">
            <w:proofErr w:type="spellStart"/>
            <w:r>
              <w:t>Régression</w:t>
            </w:r>
            <w:proofErr w:type="spellEnd"/>
            <w:r>
              <w:t xml:space="preserve"> </w:t>
            </w:r>
            <w:proofErr w:type="spellStart"/>
            <w:r>
              <w:t>linéaire</w:t>
            </w:r>
            <w:proofErr w:type="spellEnd"/>
            <w:r>
              <w:t xml:space="preserve">, Decision Tree, Random Forest, </w:t>
            </w:r>
            <w:proofErr w:type="spellStart"/>
            <w:r>
              <w:t>XGBoost</w:t>
            </w:r>
            <w:proofErr w:type="spellEnd"/>
            <w:r>
              <w:t xml:space="preserve">, </w:t>
            </w:r>
            <w:proofErr w:type="spellStart"/>
            <w:r>
              <w:t>CatBoost</w:t>
            </w:r>
            <w:proofErr w:type="spellEnd"/>
          </w:p>
        </w:tc>
      </w:tr>
      <w:tr w:rsidR="00303A05" w14:paraId="7077B66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07C808" w14:textId="77777777" w:rsidR="00303A05" w:rsidRDefault="00000000">
            <w:proofErr w:type="spellStart"/>
            <w:r>
              <w:t>Supervisé</w:t>
            </w:r>
            <w:proofErr w:type="spellEnd"/>
            <w:r>
              <w:t xml:space="preserve"> – classification</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91A6A9" w14:textId="77777777" w:rsidR="00303A05" w:rsidRDefault="00000000">
            <w:proofErr w:type="spellStart"/>
            <w:r>
              <w:t>Prédire</w:t>
            </w:r>
            <w:proofErr w:type="spellEnd"/>
            <w:r>
              <w:t xml:space="preserve"> </w:t>
            </w:r>
            <w:proofErr w:type="spellStart"/>
            <w:r>
              <w:t>une</w:t>
            </w:r>
            <w:proofErr w:type="spellEnd"/>
            <w:r>
              <w:t xml:space="preserve"> </w:t>
            </w:r>
            <w:proofErr w:type="spellStart"/>
            <w:r>
              <w:t>catégorie</w:t>
            </w:r>
            <w:proofErr w:type="spellEnd"/>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B36D60" w14:textId="77777777" w:rsidR="00303A05" w:rsidRDefault="00000000">
            <w:proofErr w:type="spellStart"/>
            <w:r>
              <w:t>Régression</w:t>
            </w:r>
            <w:proofErr w:type="spellEnd"/>
            <w:r>
              <w:t xml:space="preserve"> </w:t>
            </w:r>
            <w:proofErr w:type="spellStart"/>
            <w:r>
              <w:t>logistique</w:t>
            </w:r>
            <w:proofErr w:type="spellEnd"/>
            <w:r>
              <w:t xml:space="preserve">, Decision Tree, Random Forest, SVM, </w:t>
            </w:r>
            <w:proofErr w:type="spellStart"/>
            <w:r>
              <w:t>XGBoost</w:t>
            </w:r>
            <w:proofErr w:type="spellEnd"/>
            <w:r>
              <w:t xml:space="preserve">, </w:t>
            </w:r>
            <w:proofErr w:type="spellStart"/>
            <w:r>
              <w:t>CatBoost</w:t>
            </w:r>
            <w:proofErr w:type="spellEnd"/>
          </w:p>
        </w:tc>
      </w:tr>
      <w:tr w:rsidR="00303A05" w14:paraId="10E6C1DD"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9D1536" w14:textId="77777777" w:rsidR="00303A05" w:rsidRDefault="00000000">
            <w:r>
              <w:t xml:space="preserve">Non </w:t>
            </w:r>
            <w:proofErr w:type="spellStart"/>
            <w:r>
              <w:t>supervisé</w:t>
            </w:r>
            <w:proofErr w:type="spellEnd"/>
            <w:r>
              <w:t xml:space="preserve"> – clustering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438E43" w14:textId="77777777" w:rsidR="00303A05" w:rsidRDefault="00000000">
            <w:proofErr w:type="spellStart"/>
            <w:r>
              <w:t>Regrouper</w:t>
            </w:r>
            <w:proofErr w:type="spellEnd"/>
            <w:r>
              <w:t xml:space="preserve"> sans </w:t>
            </w:r>
            <w:proofErr w:type="spellStart"/>
            <w:r>
              <w:t>étiquette</w:t>
            </w:r>
            <w:proofErr w:type="spellEnd"/>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B56B6A" w14:textId="77777777" w:rsidR="00303A05" w:rsidRDefault="00000000">
            <w:r>
              <w:t>K-means, Mean-shift, spectral</w:t>
            </w:r>
          </w:p>
        </w:tc>
      </w:tr>
      <w:tr w:rsidR="00303A05" w14:paraId="76F6AD39"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A7F49A" w14:textId="77777777" w:rsidR="00303A05" w:rsidRPr="006A34DE" w:rsidRDefault="00000000">
            <w:pPr>
              <w:rPr>
                <w:lang w:val="fr-FR"/>
              </w:rPr>
            </w:pPr>
            <w:r w:rsidRPr="006A34DE">
              <w:rPr>
                <w:lang w:val="fr-FR"/>
              </w:rPr>
              <w:t>Non supervisé – réduction de dimension</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5FB66C" w14:textId="77777777" w:rsidR="00303A05" w:rsidRDefault="00000000">
            <w:proofErr w:type="spellStart"/>
            <w:r>
              <w:t>Résumer</w:t>
            </w:r>
            <w:proofErr w:type="spellEnd"/>
            <w:r>
              <w:t xml:space="preserve"> beaucoup de variables</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E63E74" w14:textId="77777777" w:rsidR="00303A05" w:rsidRDefault="00000000">
            <w:r>
              <w:t>PCA, t-SNE</w:t>
            </w:r>
          </w:p>
        </w:tc>
      </w:tr>
      <w:tr w:rsidR="00303A05" w14:paraId="0EF4EA2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604FAD" w14:textId="77777777" w:rsidR="00303A05" w:rsidRDefault="00000000">
            <w:r>
              <w:t xml:space="preserve">Non </w:t>
            </w:r>
            <w:proofErr w:type="spellStart"/>
            <w:r>
              <w:t>supervisé</w:t>
            </w:r>
            <w:proofErr w:type="spellEnd"/>
            <w:r>
              <w:t xml:space="preserve"> – anomalies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DD964F" w14:textId="77777777" w:rsidR="00303A05" w:rsidRDefault="00000000">
            <w:proofErr w:type="spellStart"/>
            <w:r>
              <w:t>Détecter</w:t>
            </w:r>
            <w:proofErr w:type="spellEnd"/>
            <w:r>
              <w:t xml:space="preserve"> </w:t>
            </w:r>
            <w:proofErr w:type="spellStart"/>
            <w:r>
              <w:t>l’inhabituel</w:t>
            </w:r>
            <w:proofErr w:type="spellEnd"/>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DC3549" w14:textId="77777777" w:rsidR="00303A05" w:rsidRDefault="00000000">
            <w:r>
              <w:t>Elliptic Envelope, Isolation Forest</w:t>
            </w:r>
          </w:p>
        </w:tc>
      </w:tr>
    </w:tbl>
    <w:p w14:paraId="64C83362" w14:textId="77777777" w:rsidR="00303A05" w:rsidRDefault="00303A05">
      <w:pPr>
        <w:spacing w:after="100"/>
      </w:pPr>
    </w:p>
    <w:p w14:paraId="6F68268B" w14:textId="77777777" w:rsidR="00303A05" w:rsidRPr="006A34DE" w:rsidRDefault="00000000">
      <w:pPr>
        <w:pStyle w:val="Heading1"/>
        <w:rPr>
          <w:lang w:val="fr-FR"/>
        </w:rPr>
      </w:pPr>
      <w:r w:rsidRPr="006A34DE">
        <w:rPr>
          <w:lang w:val="fr-FR"/>
        </w:rPr>
        <w:t>Partie 6 – Sélection, optimisation et évaluation du modèle</w:t>
      </w:r>
    </w:p>
    <w:p w14:paraId="099B8A93" w14:textId="77777777" w:rsidR="00303A05" w:rsidRDefault="00000000">
      <w:pPr>
        <w:pStyle w:val="Heading2"/>
      </w:pPr>
      <w:r>
        <w:t xml:space="preserve">1) Validation </w:t>
      </w:r>
      <w:proofErr w:type="spellStart"/>
      <w:r>
        <w:t>croisée</w:t>
      </w:r>
      <w:proofErr w:type="spellEnd"/>
      <w:r>
        <w:t xml:space="preserve"> (cross-validation)</w:t>
      </w:r>
    </w:p>
    <w:p w14:paraId="2F1FE86B" w14:textId="77777777" w:rsidR="00303A05" w:rsidRPr="006A34DE" w:rsidRDefault="00000000">
      <w:pPr>
        <w:pStyle w:val="ListParagraph"/>
        <w:numPr>
          <w:ilvl w:val="0"/>
          <w:numId w:val="2"/>
        </w:numPr>
        <w:spacing w:after="50"/>
        <w:rPr>
          <w:lang w:val="fr-FR"/>
        </w:rPr>
      </w:pPr>
      <w:r w:rsidRPr="006A34DE">
        <w:rPr>
          <w:lang w:val="fr-FR"/>
        </w:rPr>
        <w:t>Technique de validation : on divise l’ensemble en plusieurs parties (</w:t>
      </w:r>
      <w:proofErr w:type="spellStart"/>
      <w:r w:rsidRPr="006A34DE">
        <w:rPr>
          <w:lang w:val="fr-FR"/>
        </w:rPr>
        <w:t>folds</w:t>
      </w:r>
      <w:proofErr w:type="spellEnd"/>
      <w:r w:rsidRPr="006A34DE">
        <w:rPr>
          <w:lang w:val="fr-FR"/>
        </w:rPr>
        <w:t>) ; le modèle est entraîné puis testé tour à tour sur chaque partie, pour obtenir une estimation plus fiable.</w:t>
      </w:r>
    </w:p>
    <w:p w14:paraId="7624217E" w14:textId="77777777" w:rsidR="00303A05" w:rsidRPr="006A34DE" w:rsidRDefault="00000000">
      <w:pPr>
        <w:pStyle w:val="ListParagraph"/>
        <w:numPr>
          <w:ilvl w:val="0"/>
          <w:numId w:val="2"/>
        </w:numPr>
        <w:spacing w:after="50"/>
        <w:rPr>
          <w:lang w:val="fr-FR"/>
        </w:rPr>
      </w:pPr>
      <w:r w:rsidRPr="006A34DE">
        <w:rPr>
          <w:lang w:val="fr-FR"/>
        </w:rPr>
        <w:t>Elle permet de savoir si le modèle est généralisable et de choisir le modèle le plus performant parmi plusieurs candidats.</w:t>
      </w:r>
    </w:p>
    <w:p w14:paraId="6325C9B2" w14:textId="77777777" w:rsidR="00303A05" w:rsidRDefault="00000000">
      <w:pPr>
        <w:pStyle w:val="Heading2"/>
      </w:pPr>
      <w:r>
        <w:t xml:space="preserve">2) </w:t>
      </w:r>
      <w:proofErr w:type="spellStart"/>
      <w:r>
        <w:t>Optimisation</w:t>
      </w:r>
      <w:proofErr w:type="spellEnd"/>
      <w:r>
        <w:t xml:space="preserve"> des </w:t>
      </w:r>
      <w:proofErr w:type="spellStart"/>
      <w:r>
        <w:t>hyperparamètres</w:t>
      </w:r>
      <w:proofErr w:type="spellEnd"/>
    </w:p>
    <w:p w14:paraId="3BB7934C" w14:textId="58C1CE79" w:rsidR="00303A05" w:rsidRPr="00A934D6" w:rsidRDefault="00000000">
      <w:pPr>
        <w:pStyle w:val="ListParagraph"/>
        <w:numPr>
          <w:ilvl w:val="0"/>
          <w:numId w:val="2"/>
        </w:numPr>
        <w:spacing w:after="50"/>
        <w:rPr>
          <w:lang w:val="fr-FR"/>
        </w:rPr>
      </w:pPr>
      <w:r w:rsidRPr="006A34DE">
        <w:rPr>
          <w:lang w:val="fr-FR"/>
        </w:rPr>
        <w:t xml:space="preserve">Si le modèle n’est pas assez performant, on cherche de meilleurs hyperparamètres ; il y a plusieurs méthodes d’optimisation : </w:t>
      </w:r>
      <w:proofErr w:type="spellStart"/>
      <w:r w:rsidRPr="006A34DE">
        <w:rPr>
          <w:b/>
          <w:bCs/>
          <w:lang w:val="fr-FR"/>
        </w:rPr>
        <w:t>Grid</w:t>
      </w:r>
      <w:proofErr w:type="spellEnd"/>
      <w:r w:rsidRPr="006A34DE">
        <w:rPr>
          <w:b/>
          <w:bCs/>
          <w:lang w:val="fr-FR"/>
        </w:rPr>
        <w:t xml:space="preserve"> </w:t>
      </w:r>
      <w:proofErr w:type="spellStart"/>
      <w:r w:rsidRPr="006A34DE">
        <w:rPr>
          <w:b/>
          <w:bCs/>
          <w:lang w:val="fr-FR"/>
        </w:rPr>
        <w:t>Search</w:t>
      </w:r>
      <w:proofErr w:type="spellEnd"/>
      <w:r w:rsidRPr="006A34DE">
        <w:rPr>
          <w:b/>
          <w:bCs/>
          <w:lang w:val="fr-FR"/>
        </w:rPr>
        <w:t xml:space="preserve"> CV</w:t>
      </w:r>
      <w:r w:rsidRPr="006A34DE">
        <w:rPr>
          <w:lang w:val="fr-FR"/>
        </w:rPr>
        <w:t xml:space="preserve"> et </w:t>
      </w:r>
      <w:proofErr w:type="spellStart"/>
      <w:r w:rsidRPr="006A34DE">
        <w:rPr>
          <w:b/>
          <w:bCs/>
          <w:lang w:val="fr-FR"/>
        </w:rPr>
        <w:t>Randomized</w:t>
      </w:r>
      <w:proofErr w:type="spellEnd"/>
      <w:r w:rsidRPr="006A34DE">
        <w:rPr>
          <w:b/>
          <w:bCs/>
          <w:lang w:val="fr-FR"/>
        </w:rPr>
        <w:t xml:space="preserve"> </w:t>
      </w:r>
      <w:proofErr w:type="spellStart"/>
      <w:r w:rsidRPr="006A34DE">
        <w:rPr>
          <w:b/>
          <w:bCs/>
          <w:lang w:val="fr-FR"/>
        </w:rPr>
        <w:t>Search</w:t>
      </w:r>
      <w:proofErr w:type="spellEnd"/>
      <w:r w:rsidR="00A934D6">
        <w:rPr>
          <w:lang w:val="fr-FR"/>
        </w:rPr>
        <w:t>.</w:t>
      </w:r>
    </w:p>
    <w:p w14:paraId="0C9A9817" w14:textId="77777777" w:rsidR="00303A05" w:rsidRDefault="00000000">
      <w:pPr>
        <w:pStyle w:val="ListParagraph"/>
        <w:numPr>
          <w:ilvl w:val="0"/>
          <w:numId w:val="2"/>
        </w:numPr>
        <w:spacing w:after="50"/>
      </w:pPr>
      <w:r w:rsidRPr="006A34DE">
        <w:rPr>
          <w:lang w:val="fr-FR"/>
        </w:rPr>
        <w:t xml:space="preserve">La fonction d’optimisation peut être appelée avec : </w:t>
      </w:r>
      <w:proofErr w:type="spellStart"/>
      <w:r w:rsidRPr="006A34DE">
        <w:rPr>
          <w:lang w:val="fr-FR"/>
        </w:rPr>
        <w:t>Grid</w:t>
      </w:r>
      <w:proofErr w:type="spellEnd"/>
      <w:r w:rsidRPr="006A34DE">
        <w:rPr>
          <w:lang w:val="fr-FR"/>
        </w:rPr>
        <w:t xml:space="preserve"> </w:t>
      </w:r>
      <w:proofErr w:type="spellStart"/>
      <w:r w:rsidRPr="006A34DE">
        <w:rPr>
          <w:lang w:val="fr-FR"/>
        </w:rPr>
        <w:t>Search</w:t>
      </w:r>
      <w:proofErr w:type="spellEnd"/>
      <w:r w:rsidRPr="006A34DE">
        <w:rPr>
          <w:lang w:val="fr-FR"/>
        </w:rPr>
        <w:t xml:space="preserve"> CV (recherche exhaustive sur grille) ou Random </w:t>
      </w:r>
      <w:proofErr w:type="spellStart"/>
      <w:r w:rsidRPr="006A34DE">
        <w:rPr>
          <w:lang w:val="fr-FR"/>
        </w:rPr>
        <w:t>Search</w:t>
      </w:r>
      <w:proofErr w:type="spellEnd"/>
      <w:r w:rsidRPr="006A34DE">
        <w:rPr>
          <w:lang w:val="fr-FR"/>
        </w:rPr>
        <w:t xml:space="preserve"> (recherche aléatoire). </w:t>
      </w:r>
      <w:r>
        <w:t xml:space="preserve">Cela </w:t>
      </w:r>
      <w:proofErr w:type="spellStart"/>
      <w:r>
        <w:t>donne</w:t>
      </w:r>
      <w:proofErr w:type="spellEnd"/>
      <w:r>
        <w:t xml:space="preserve"> un nouveau </w:t>
      </w:r>
      <w:proofErr w:type="spellStart"/>
      <w:r>
        <w:t>modèle</w:t>
      </w:r>
      <w:proofErr w:type="spellEnd"/>
      <w:r>
        <w:t xml:space="preserve">, avec les </w:t>
      </w:r>
      <w:proofErr w:type="spellStart"/>
      <w:r>
        <w:t>meilleurs</w:t>
      </w:r>
      <w:proofErr w:type="spellEnd"/>
      <w:r>
        <w:t xml:space="preserve"> </w:t>
      </w:r>
      <w:proofErr w:type="spellStart"/>
      <w:r>
        <w:t>hyperparamètres</w:t>
      </w:r>
      <w:proofErr w:type="spellEnd"/>
      <w:r>
        <w:t>.</w:t>
      </w:r>
    </w:p>
    <w:p w14:paraId="21C956CA" w14:textId="365C917B" w:rsidR="00303A05" w:rsidRPr="006A34DE" w:rsidRDefault="00000000">
      <w:pPr>
        <w:pStyle w:val="ListParagraph"/>
        <w:numPr>
          <w:ilvl w:val="0"/>
          <w:numId w:val="2"/>
        </w:numPr>
        <w:spacing w:after="50"/>
        <w:rPr>
          <w:lang w:val="fr-FR"/>
        </w:rPr>
      </w:pPr>
      <w:r w:rsidRPr="006A34DE">
        <w:rPr>
          <w:lang w:val="fr-FR"/>
        </w:rPr>
        <w:t>L’optimisation bayésienne est une troisième piste (notée en fin de lis</w:t>
      </w:r>
      <w:r w:rsidR="00A934D6">
        <w:rPr>
          <w:lang w:val="fr-FR"/>
        </w:rPr>
        <w:t>te)</w:t>
      </w:r>
      <w:r w:rsidRPr="006A34DE">
        <w:rPr>
          <w:lang w:val="fr-FR"/>
        </w:rPr>
        <w:t>.</w:t>
      </w:r>
    </w:p>
    <w:p w14:paraId="44135235" w14:textId="77777777" w:rsidR="00303A05" w:rsidRPr="006A34DE" w:rsidRDefault="00000000">
      <w:pPr>
        <w:pStyle w:val="Heading2"/>
        <w:rPr>
          <w:lang w:val="fr-FR"/>
        </w:rPr>
      </w:pPr>
      <w:r w:rsidRPr="006A34DE">
        <w:rPr>
          <w:lang w:val="fr-FR"/>
        </w:rPr>
        <w:t>3) Les métriques – Comment savoir si le modèle est OK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3A05" w14:paraId="688B87E8"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EEAF6"/>
            <w:tcMar>
              <w:top w:w="60" w:type="dxa"/>
              <w:left w:w="100" w:type="dxa"/>
              <w:bottom w:w="60" w:type="dxa"/>
              <w:right w:w="100" w:type="dxa"/>
            </w:tcMar>
          </w:tcPr>
          <w:p w14:paraId="34459864" w14:textId="77777777" w:rsidR="00303A05" w:rsidRDefault="00000000">
            <w:proofErr w:type="spellStart"/>
            <w:r>
              <w:rPr>
                <w:b/>
                <w:bCs/>
              </w:rPr>
              <w:lastRenderedPageBreak/>
              <w:t>Problème</w:t>
            </w:r>
            <w:proofErr w:type="spellEnd"/>
          </w:p>
        </w:tc>
        <w:tc>
          <w:tcPr>
            <w:tcW w:w="6760" w:type="dxa"/>
            <w:tcBorders>
              <w:top w:val="single" w:sz="4" w:space="0" w:color="BBBBBB"/>
              <w:left w:val="single" w:sz="4" w:space="0" w:color="BBBBBB"/>
              <w:bottom w:val="single" w:sz="4" w:space="0" w:color="BBBBBB"/>
              <w:right w:val="single" w:sz="4" w:space="0" w:color="BBBBBB"/>
            </w:tcBorders>
            <w:shd w:val="clear" w:color="auto" w:fill="DEEAF6"/>
            <w:tcMar>
              <w:top w:w="60" w:type="dxa"/>
              <w:left w:w="100" w:type="dxa"/>
              <w:bottom w:w="60" w:type="dxa"/>
              <w:right w:w="100" w:type="dxa"/>
            </w:tcMar>
          </w:tcPr>
          <w:p w14:paraId="6CF405B3" w14:textId="77777777" w:rsidR="00303A05" w:rsidRDefault="00000000">
            <w:proofErr w:type="spellStart"/>
            <w:r>
              <w:rPr>
                <w:b/>
                <w:bCs/>
              </w:rPr>
              <w:t>Métriques</w:t>
            </w:r>
            <w:proofErr w:type="spellEnd"/>
          </w:p>
        </w:tc>
      </w:tr>
      <w:tr w:rsidR="00303A05" w14:paraId="296E860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E9AE11" w14:textId="77777777" w:rsidR="00303A05" w:rsidRDefault="00000000">
            <w:proofErr w:type="spellStart"/>
            <w:r>
              <w:t>Régression</w:t>
            </w:r>
            <w:proofErr w:type="spellEnd"/>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C79366" w14:textId="77777777" w:rsidR="00303A05" w:rsidRDefault="00000000">
            <w:r>
              <w:t>MAE, MSE, RMSE, R²</w:t>
            </w:r>
          </w:p>
        </w:tc>
      </w:tr>
      <w:tr w:rsidR="00303A05" w:rsidRPr="006A34DE" w14:paraId="394F8A8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176E97" w14:textId="77777777" w:rsidR="00303A05" w:rsidRDefault="00000000">
            <w:r>
              <w:t>Classification</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FA605C" w14:textId="77777777" w:rsidR="00303A05" w:rsidRPr="006A34DE" w:rsidRDefault="00000000">
            <w:pPr>
              <w:rPr>
                <w:lang w:val="fr-FR"/>
              </w:rPr>
            </w:pPr>
            <w:r w:rsidRPr="006A34DE">
              <w:rPr>
                <w:lang w:val="fr-FR"/>
              </w:rPr>
              <w:t xml:space="preserve">Matrice de confusion, </w:t>
            </w:r>
            <w:proofErr w:type="spellStart"/>
            <w:r w:rsidRPr="006A34DE">
              <w:rPr>
                <w:lang w:val="fr-FR"/>
              </w:rPr>
              <w:t>accuracy</w:t>
            </w:r>
            <w:proofErr w:type="spellEnd"/>
            <w:r w:rsidRPr="006A34DE">
              <w:rPr>
                <w:lang w:val="fr-FR"/>
              </w:rPr>
              <w:t>, précision, rappel (</w:t>
            </w:r>
            <w:proofErr w:type="spellStart"/>
            <w:r w:rsidRPr="006A34DE">
              <w:rPr>
                <w:lang w:val="fr-FR"/>
              </w:rPr>
              <w:t>recall</w:t>
            </w:r>
            <w:proofErr w:type="spellEnd"/>
            <w:r w:rsidRPr="006A34DE">
              <w:rPr>
                <w:lang w:val="fr-FR"/>
              </w:rPr>
              <w:t>), F1-score, AUC</w:t>
            </w:r>
          </w:p>
        </w:tc>
      </w:tr>
    </w:tbl>
    <w:p w14:paraId="3B824678" w14:textId="77777777" w:rsidR="00303A05" w:rsidRPr="006A34DE" w:rsidRDefault="00303A05">
      <w:pPr>
        <w:spacing w:after="100"/>
        <w:rPr>
          <w:lang w:val="fr-FR"/>
        </w:rPr>
      </w:pPr>
    </w:p>
    <w:p w14:paraId="0FD632E0" w14:textId="77777777" w:rsidR="00303A05" w:rsidRPr="006A34DE" w:rsidRDefault="00000000">
      <w:pPr>
        <w:spacing w:after="100"/>
        <w:rPr>
          <w:lang w:val="fr-FR"/>
        </w:rPr>
      </w:pPr>
      <w:r w:rsidRPr="006A34DE">
        <w:rPr>
          <w:b/>
          <w:bCs/>
          <w:lang w:val="fr-FR"/>
        </w:rPr>
        <w:t>Matrice de confusion</w:t>
      </w:r>
      <w:r w:rsidRPr="006A34DE">
        <w:rPr>
          <w:lang w:val="fr-FR"/>
        </w:rPr>
        <w:t xml:space="preserve"> (classification binaire) : tableau croisant le label réel (« </w:t>
      </w:r>
      <w:proofErr w:type="spellStart"/>
      <w:r w:rsidRPr="006A34DE">
        <w:rPr>
          <w:lang w:val="fr-FR"/>
        </w:rPr>
        <w:t>true</w:t>
      </w:r>
      <w:proofErr w:type="spellEnd"/>
      <w:r w:rsidRPr="006A34DE">
        <w:rPr>
          <w:lang w:val="fr-FR"/>
        </w:rPr>
        <w:t xml:space="preserve"> label ») et le label prédit (« </w:t>
      </w:r>
      <w:proofErr w:type="spellStart"/>
      <w:r w:rsidRPr="006A34DE">
        <w:rPr>
          <w:lang w:val="fr-FR"/>
        </w:rPr>
        <w:t>predicted</w:t>
      </w:r>
      <w:proofErr w:type="spellEnd"/>
      <w:r w:rsidRPr="006A34DE">
        <w:rPr>
          <w:lang w:val="fr-FR"/>
        </w:rPr>
        <w:t xml:space="preserve"> label »), avec les cas 0 et 1 : vrais négatifs, faux positifs, faux négatifs, vrais positifs.</w:t>
      </w:r>
    </w:p>
    <w:p w14:paraId="276A8794" w14:textId="77777777" w:rsidR="00303A05" w:rsidRPr="006A34DE" w:rsidRDefault="00000000">
      <w:pPr>
        <w:spacing w:after="100"/>
        <w:rPr>
          <w:lang w:val="fr-FR"/>
        </w:rPr>
      </w:pPr>
      <w:r w:rsidRPr="006A34DE">
        <w:rPr>
          <w:lang w:val="fr-FR"/>
        </w:rPr>
        <w:t>Représentation notée : réel/prédit, où chaque case compte le nombre d’observations (exemple dessiné avec les valeurs 12, 1, 2 et 10). La matrice de confusion permet de calculer précision et rappel et de voir quel type d’erreur le modèle commet le plus.</w:t>
      </w:r>
    </w:p>
    <w:p w14:paraId="3CE00831" w14:textId="77777777" w:rsidR="00303A05" w:rsidRDefault="00000000">
      <w:pPr>
        <w:pStyle w:val="Heading2"/>
      </w:pPr>
      <w:r>
        <w:t xml:space="preserve">4) </w:t>
      </w:r>
      <w:proofErr w:type="spellStart"/>
      <w:r>
        <w:t>Évaluation</w:t>
      </w:r>
      <w:proofErr w:type="spellEnd"/>
      <w:r>
        <w:t xml:space="preserve"> et </w:t>
      </w:r>
      <w:proofErr w:type="spellStart"/>
      <w:r>
        <w:t>comparaison</w:t>
      </w:r>
      <w:proofErr w:type="spellEnd"/>
    </w:p>
    <w:p w14:paraId="79A707F4" w14:textId="77777777" w:rsidR="00303A05" w:rsidRPr="006A34DE" w:rsidRDefault="00000000">
      <w:pPr>
        <w:pStyle w:val="ListParagraph"/>
        <w:numPr>
          <w:ilvl w:val="0"/>
          <w:numId w:val="2"/>
        </w:numPr>
        <w:spacing w:after="50"/>
        <w:rPr>
          <w:lang w:val="fr-FR"/>
        </w:rPr>
      </w:pPr>
      <w:r w:rsidRPr="006A34DE">
        <w:rPr>
          <w:lang w:val="fr-FR"/>
        </w:rPr>
        <w:t>Un modèle doit être évalué par des métriques adaptées ; il n’est pas suffisant de regarder un seul chiffre.</w:t>
      </w:r>
    </w:p>
    <w:p w14:paraId="17E918C6" w14:textId="77777777" w:rsidR="00303A05" w:rsidRPr="006A34DE" w:rsidRDefault="00000000">
      <w:pPr>
        <w:pStyle w:val="ListParagraph"/>
        <w:numPr>
          <w:ilvl w:val="0"/>
          <w:numId w:val="2"/>
        </w:numPr>
        <w:spacing w:after="50"/>
        <w:rPr>
          <w:lang w:val="fr-FR"/>
        </w:rPr>
      </w:pPr>
      <w:r w:rsidRPr="006A34DE">
        <w:rPr>
          <w:lang w:val="fr-FR"/>
        </w:rPr>
        <w:t xml:space="preserve">Il est aussi utile de </w:t>
      </w:r>
      <w:r w:rsidRPr="006A34DE">
        <w:rPr>
          <w:b/>
          <w:bCs/>
          <w:lang w:val="fr-FR"/>
        </w:rPr>
        <w:t>comparer</w:t>
      </w:r>
      <w:r w:rsidRPr="006A34DE">
        <w:rPr>
          <w:lang w:val="fr-FR"/>
        </w:rPr>
        <w:t xml:space="preserve"> plusieurs modèles (comparaison de leurs métriques) plutôt que de juger un modèle seul.</w:t>
      </w:r>
    </w:p>
    <w:p w14:paraId="64682497" w14:textId="77777777" w:rsidR="00303A05" w:rsidRPr="006A34DE" w:rsidRDefault="00000000">
      <w:pPr>
        <w:pStyle w:val="ListParagraph"/>
        <w:numPr>
          <w:ilvl w:val="0"/>
          <w:numId w:val="2"/>
        </w:numPr>
        <w:spacing w:after="50"/>
        <w:rPr>
          <w:lang w:val="fr-FR"/>
        </w:rPr>
      </w:pPr>
      <w:r w:rsidRPr="006A34DE">
        <w:rPr>
          <w:lang w:val="fr-FR"/>
        </w:rPr>
        <w:t>Comparer les modèles avec les mêmes données de test et les mêmes métriques ; tenir compte aussi de la complexité du modèle, du temps de calcul et de l’interprétabilité.</w:t>
      </w:r>
    </w:p>
    <w:p w14:paraId="0A50ABB2" w14:textId="77777777" w:rsidR="00303A05" w:rsidRPr="006A34DE" w:rsidRDefault="00000000">
      <w:pPr>
        <w:pStyle w:val="ListParagraph"/>
        <w:numPr>
          <w:ilvl w:val="0"/>
          <w:numId w:val="2"/>
        </w:numPr>
        <w:spacing w:after="50"/>
        <w:rPr>
          <w:lang w:val="fr-FR"/>
        </w:rPr>
      </w:pPr>
      <w:r w:rsidRPr="006A34DE">
        <w:rPr>
          <w:lang w:val="fr-FR"/>
        </w:rPr>
        <w:t>Il ne faut pas se limiter aux performances brutes : un modèle plus simple et explicable peut être préférable.</w:t>
      </w:r>
    </w:p>
    <w:p w14:paraId="53D78249" w14:textId="77777777" w:rsidR="00303A05" w:rsidRPr="006A34DE" w:rsidRDefault="00000000">
      <w:pPr>
        <w:pStyle w:val="ListParagraph"/>
        <w:numPr>
          <w:ilvl w:val="0"/>
          <w:numId w:val="2"/>
        </w:numPr>
        <w:spacing w:after="50"/>
        <w:rPr>
          <w:lang w:val="fr-FR"/>
        </w:rPr>
      </w:pPr>
      <w:r w:rsidRPr="006A34DE">
        <w:rPr>
          <w:lang w:val="fr-FR"/>
        </w:rPr>
        <w:t>Ne pas oublier l’aspect lié au contexte (par exemple le coût d’une erreur selon l’application).</w:t>
      </w:r>
    </w:p>
    <w:p w14:paraId="0DAE1452" w14:textId="77777777" w:rsidR="00303A05" w:rsidRDefault="00000000">
      <w:pPr>
        <w:pStyle w:val="Heading1"/>
      </w:pPr>
      <w:r>
        <w:t xml:space="preserve">Conclusion et conseils </w:t>
      </w:r>
      <w:proofErr w:type="spellStart"/>
      <w:r>
        <w:t>finaux</w:t>
      </w:r>
      <w:proofErr w:type="spellEnd"/>
    </w:p>
    <w:p w14:paraId="6A4E538C" w14:textId="77777777" w:rsidR="00303A05" w:rsidRPr="006A34DE" w:rsidRDefault="00000000">
      <w:pPr>
        <w:pStyle w:val="ListParagraph"/>
        <w:numPr>
          <w:ilvl w:val="0"/>
          <w:numId w:val="2"/>
        </w:numPr>
        <w:spacing w:after="50"/>
        <w:rPr>
          <w:lang w:val="fr-FR"/>
        </w:rPr>
      </w:pPr>
      <w:r w:rsidRPr="006A34DE">
        <w:rPr>
          <w:lang w:val="fr-FR"/>
        </w:rPr>
        <w:t>Ne pas se précipiter : le ML demande du temps, de la rigueur et de la méthode.</w:t>
      </w:r>
    </w:p>
    <w:p w14:paraId="59E7FFD1" w14:textId="77777777" w:rsidR="00303A05" w:rsidRPr="006A34DE" w:rsidRDefault="00000000">
      <w:pPr>
        <w:pStyle w:val="ListParagraph"/>
        <w:numPr>
          <w:ilvl w:val="0"/>
          <w:numId w:val="2"/>
        </w:numPr>
        <w:spacing w:after="50"/>
        <w:rPr>
          <w:lang w:val="fr-FR"/>
        </w:rPr>
      </w:pPr>
      <w:r w:rsidRPr="006A34DE">
        <w:rPr>
          <w:lang w:val="fr-FR"/>
        </w:rPr>
        <w:t>Bien comprendre le problème et les données avant de modéliser.</w:t>
      </w:r>
    </w:p>
    <w:p w14:paraId="344DEC96" w14:textId="77777777" w:rsidR="00303A05" w:rsidRPr="006A34DE" w:rsidRDefault="00000000">
      <w:pPr>
        <w:pStyle w:val="ListParagraph"/>
        <w:numPr>
          <w:ilvl w:val="0"/>
          <w:numId w:val="2"/>
        </w:numPr>
        <w:spacing w:after="50"/>
        <w:rPr>
          <w:lang w:val="fr-FR"/>
        </w:rPr>
      </w:pPr>
      <w:r w:rsidRPr="006A34DE">
        <w:rPr>
          <w:lang w:val="fr-FR"/>
        </w:rPr>
        <w:t>Séparer train/test avant d’imputer ou de transformer, pour éviter les fuites de données.</w:t>
      </w:r>
    </w:p>
    <w:p w14:paraId="2C7A1368" w14:textId="77777777" w:rsidR="00303A05" w:rsidRPr="006A34DE" w:rsidRDefault="00000000">
      <w:pPr>
        <w:pStyle w:val="ListParagraph"/>
        <w:numPr>
          <w:ilvl w:val="0"/>
          <w:numId w:val="2"/>
        </w:numPr>
        <w:spacing w:after="50"/>
        <w:rPr>
          <w:lang w:val="fr-FR"/>
        </w:rPr>
      </w:pPr>
      <w:r w:rsidRPr="006A34DE">
        <w:rPr>
          <w:lang w:val="fr-FR"/>
        </w:rPr>
        <w:t>Commencer simple, comparer plusieurs modèles, évaluer sur des données indépendantes.</w:t>
      </w:r>
    </w:p>
    <w:p w14:paraId="6247393F" w14:textId="77777777" w:rsidR="00303A05" w:rsidRPr="006A34DE" w:rsidRDefault="00000000">
      <w:pPr>
        <w:pStyle w:val="ListParagraph"/>
        <w:numPr>
          <w:ilvl w:val="0"/>
          <w:numId w:val="2"/>
        </w:numPr>
        <w:spacing w:after="50"/>
        <w:rPr>
          <w:lang w:val="fr-FR"/>
        </w:rPr>
      </w:pPr>
      <w:r w:rsidRPr="006A34DE">
        <w:rPr>
          <w:lang w:val="fr-FR"/>
        </w:rPr>
        <w:t>Organiser le projet en sections et en scripts reproductibles, dans un environnement virtuel dédié.</w:t>
      </w:r>
    </w:p>
    <w:p w14:paraId="616C1621" w14:textId="77777777" w:rsidR="00303A05" w:rsidRPr="006A34DE" w:rsidRDefault="00000000">
      <w:pPr>
        <w:pStyle w:val="ListParagraph"/>
        <w:numPr>
          <w:ilvl w:val="0"/>
          <w:numId w:val="2"/>
        </w:numPr>
        <w:spacing w:after="50"/>
        <w:rPr>
          <w:lang w:val="fr-FR"/>
        </w:rPr>
      </w:pPr>
      <w:r w:rsidRPr="006A34DE">
        <w:rPr>
          <w:lang w:val="fr-FR"/>
        </w:rPr>
        <w:t>Tester avant le déploiement à grande échelle.</w:t>
      </w:r>
    </w:p>
    <w:p w14:paraId="0A99CD94" w14:textId="77777777" w:rsidR="00303A05" w:rsidRPr="006A34DE" w:rsidRDefault="00000000">
      <w:pPr>
        <w:spacing w:after="100"/>
        <w:rPr>
          <w:lang w:val="fr-FR"/>
        </w:rPr>
      </w:pPr>
      <w:r w:rsidRPr="006A34DE">
        <w:rPr>
          <w:lang w:val="fr-FR"/>
        </w:rPr>
        <w:t>Les notes se terminent par un mot de remerciement et un rappel que tout cela « demande du temps » (« faut du temps !!! »).</w:t>
      </w:r>
    </w:p>
    <w:p w14:paraId="49705539" w14:textId="77777777" w:rsidR="00303A05" w:rsidRPr="006A34DE" w:rsidRDefault="00000000">
      <w:pPr>
        <w:pStyle w:val="Heading1"/>
        <w:rPr>
          <w:lang w:val="fr-FR"/>
        </w:rPr>
      </w:pPr>
      <w:r w:rsidRPr="006A34DE">
        <w:rPr>
          <w:lang w:val="fr-FR"/>
        </w:rPr>
        <w:t>Annexe – Check-list d’un projet de ML</w:t>
      </w:r>
    </w:p>
    <w:p w14:paraId="758236DB" w14:textId="77777777" w:rsidR="00303A05" w:rsidRDefault="00000000">
      <w:pPr>
        <w:pStyle w:val="ListParagraph"/>
        <w:numPr>
          <w:ilvl w:val="0"/>
          <w:numId w:val="3"/>
        </w:numPr>
        <w:spacing w:after="40"/>
      </w:pPr>
      <w:proofErr w:type="spellStart"/>
      <w:r>
        <w:t>Problème</w:t>
      </w:r>
      <w:proofErr w:type="spellEnd"/>
      <w:r>
        <w:t xml:space="preserve"> </w:t>
      </w:r>
      <w:proofErr w:type="spellStart"/>
      <w:r>
        <w:t>défini</w:t>
      </w:r>
      <w:proofErr w:type="spellEnd"/>
      <w:r>
        <w:t xml:space="preserve"> et </w:t>
      </w:r>
      <w:proofErr w:type="spellStart"/>
      <w:r>
        <w:t>contexte</w:t>
      </w:r>
      <w:proofErr w:type="spellEnd"/>
      <w:r>
        <w:t xml:space="preserve"> </w:t>
      </w:r>
      <w:proofErr w:type="spellStart"/>
      <w:r>
        <w:t>compris</w:t>
      </w:r>
      <w:proofErr w:type="spellEnd"/>
    </w:p>
    <w:p w14:paraId="1F7F76E2" w14:textId="77777777" w:rsidR="00303A05" w:rsidRDefault="00000000">
      <w:pPr>
        <w:pStyle w:val="ListParagraph"/>
        <w:numPr>
          <w:ilvl w:val="0"/>
          <w:numId w:val="3"/>
        </w:numPr>
        <w:spacing w:after="40"/>
      </w:pPr>
      <w:r>
        <w:t xml:space="preserve">Données </w:t>
      </w:r>
      <w:proofErr w:type="spellStart"/>
      <w:r>
        <w:t>importées</w:t>
      </w:r>
      <w:proofErr w:type="spellEnd"/>
      <w:r>
        <w:t xml:space="preserve">, types </w:t>
      </w:r>
      <w:proofErr w:type="spellStart"/>
      <w:r>
        <w:t>vérifiés</w:t>
      </w:r>
      <w:proofErr w:type="spellEnd"/>
    </w:p>
    <w:p w14:paraId="7800715F" w14:textId="77777777" w:rsidR="00303A05" w:rsidRPr="006A34DE" w:rsidRDefault="00000000">
      <w:pPr>
        <w:pStyle w:val="ListParagraph"/>
        <w:numPr>
          <w:ilvl w:val="0"/>
          <w:numId w:val="3"/>
        </w:numPr>
        <w:spacing w:after="40"/>
        <w:rPr>
          <w:lang w:val="fr-FR"/>
        </w:rPr>
      </w:pPr>
      <w:r w:rsidRPr="006A34DE">
        <w:rPr>
          <w:lang w:val="fr-FR"/>
        </w:rPr>
        <w:t>Exploration (graphiques, corrélations) sans modifier les données</w:t>
      </w:r>
    </w:p>
    <w:p w14:paraId="440A4F55" w14:textId="77777777" w:rsidR="00303A05" w:rsidRDefault="00000000">
      <w:pPr>
        <w:pStyle w:val="ListParagraph"/>
        <w:numPr>
          <w:ilvl w:val="0"/>
          <w:numId w:val="3"/>
        </w:numPr>
        <w:spacing w:after="40"/>
      </w:pPr>
      <w:proofErr w:type="spellStart"/>
      <w:r>
        <w:t>Doublons</w:t>
      </w:r>
      <w:proofErr w:type="spellEnd"/>
      <w:r>
        <w:t xml:space="preserve">, types, </w:t>
      </w:r>
      <w:proofErr w:type="spellStart"/>
      <w:r>
        <w:t>colonnes</w:t>
      </w:r>
      <w:proofErr w:type="spellEnd"/>
      <w:r>
        <w:t xml:space="preserve"> </w:t>
      </w:r>
      <w:proofErr w:type="spellStart"/>
      <w:r>
        <w:t>inutiles</w:t>
      </w:r>
      <w:proofErr w:type="spellEnd"/>
      <w:r>
        <w:t xml:space="preserve"> </w:t>
      </w:r>
      <w:proofErr w:type="spellStart"/>
      <w:r>
        <w:t>traités</w:t>
      </w:r>
      <w:proofErr w:type="spellEnd"/>
    </w:p>
    <w:p w14:paraId="5A92599A" w14:textId="77777777" w:rsidR="00303A05" w:rsidRDefault="00000000">
      <w:pPr>
        <w:pStyle w:val="ListParagraph"/>
        <w:numPr>
          <w:ilvl w:val="0"/>
          <w:numId w:val="3"/>
        </w:numPr>
        <w:spacing w:after="40"/>
      </w:pPr>
      <w:r>
        <w:t xml:space="preserve">Valeurs </w:t>
      </w:r>
      <w:proofErr w:type="spellStart"/>
      <w:r>
        <w:t>manquantes</w:t>
      </w:r>
      <w:proofErr w:type="spellEnd"/>
      <w:r>
        <w:t xml:space="preserve"> </w:t>
      </w:r>
      <w:proofErr w:type="spellStart"/>
      <w:r>
        <w:t>diagnostiquées</w:t>
      </w:r>
      <w:proofErr w:type="spellEnd"/>
    </w:p>
    <w:p w14:paraId="3B844E19" w14:textId="77777777" w:rsidR="00303A05" w:rsidRPr="006A34DE" w:rsidRDefault="00000000">
      <w:pPr>
        <w:pStyle w:val="ListParagraph"/>
        <w:numPr>
          <w:ilvl w:val="0"/>
          <w:numId w:val="3"/>
        </w:numPr>
        <w:spacing w:after="40"/>
        <w:rPr>
          <w:lang w:val="fr-FR"/>
        </w:rPr>
      </w:pPr>
      <w:r w:rsidRPr="006A34DE">
        <w:rPr>
          <w:lang w:val="fr-FR"/>
        </w:rPr>
        <w:t>Séparation train / test réalisée (70/30 ou 90/10)</w:t>
      </w:r>
    </w:p>
    <w:p w14:paraId="5DB4F729" w14:textId="77777777" w:rsidR="00303A05" w:rsidRDefault="00000000">
      <w:pPr>
        <w:pStyle w:val="ListParagraph"/>
        <w:numPr>
          <w:ilvl w:val="0"/>
          <w:numId w:val="3"/>
        </w:numPr>
        <w:spacing w:after="40"/>
      </w:pPr>
      <w:r>
        <w:t xml:space="preserve">Imputation </w:t>
      </w:r>
      <w:proofErr w:type="spellStart"/>
      <w:r>
        <w:t>calculée</w:t>
      </w:r>
      <w:proofErr w:type="spellEnd"/>
      <w:r>
        <w:t xml:space="preserve"> sur le train</w:t>
      </w:r>
    </w:p>
    <w:p w14:paraId="027AD72F" w14:textId="77777777" w:rsidR="00303A05" w:rsidRDefault="00000000">
      <w:pPr>
        <w:pStyle w:val="ListParagraph"/>
        <w:numPr>
          <w:ilvl w:val="0"/>
          <w:numId w:val="3"/>
        </w:numPr>
        <w:spacing w:after="40"/>
      </w:pPr>
      <w:proofErr w:type="spellStart"/>
      <w:r>
        <w:t>Normalisation</w:t>
      </w:r>
      <w:proofErr w:type="spellEnd"/>
      <w:r>
        <w:t xml:space="preserve"> / </w:t>
      </w:r>
      <w:proofErr w:type="spellStart"/>
      <w:r>
        <w:t>standardisation</w:t>
      </w:r>
      <w:proofErr w:type="spellEnd"/>
      <w:r>
        <w:t xml:space="preserve">, log </w:t>
      </w:r>
      <w:proofErr w:type="spellStart"/>
      <w:r>
        <w:t>si</w:t>
      </w:r>
      <w:proofErr w:type="spellEnd"/>
      <w:r>
        <w:t xml:space="preserve"> </w:t>
      </w:r>
      <w:proofErr w:type="spellStart"/>
      <w:r>
        <w:t>nécessaire</w:t>
      </w:r>
      <w:proofErr w:type="spellEnd"/>
    </w:p>
    <w:p w14:paraId="3D9DE025" w14:textId="77777777" w:rsidR="00303A05" w:rsidRPr="006A34DE" w:rsidRDefault="00000000">
      <w:pPr>
        <w:pStyle w:val="ListParagraph"/>
        <w:numPr>
          <w:ilvl w:val="0"/>
          <w:numId w:val="3"/>
        </w:numPr>
        <w:spacing w:after="40"/>
        <w:rPr>
          <w:lang w:val="fr-FR"/>
        </w:rPr>
      </w:pPr>
      <w:r w:rsidRPr="006A34DE">
        <w:rPr>
          <w:lang w:val="fr-FR"/>
        </w:rPr>
        <w:t xml:space="preserve">Encodage (Label / </w:t>
      </w:r>
      <w:proofErr w:type="spellStart"/>
      <w:r w:rsidRPr="006A34DE">
        <w:rPr>
          <w:lang w:val="fr-FR"/>
        </w:rPr>
        <w:t>One-Hot</w:t>
      </w:r>
      <w:proofErr w:type="spellEnd"/>
      <w:r w:rsidRPr="006A34DE">
        <w:rPr>
          <w:lang w:val="fr-FR"/>
        </w:rPr>
        <w:t>) des variables catégorielles</w:t>
      </w:r>
    </w:p>
    <w:p w14:paraId="6CACBC84" w14:textId="77777777" w:rsidR="00303A05" w:rsidRPr="006A34DE" w:rsidRDefault="00000000">
      <w:pPr>
        <w:pStyle w:val="ListParagraph"/>
        <w:numPr>
          <w:ilvl w:val="0"/>
          <w:numId w:val="3"/>
        </w:numPr>
        <w:spacing w:after="40"/>
        <w:rPr>
          <w:lang w:val="fr-FR"/>
        </w:rPr>
      </w:pPr>
      <w:r w:rsidRPr="006A34DE">
        <w:rPr>
          <w:lang w:val="fr-FR"/>
        </w:rPr>
        <w:t xml:space="preserve">Sélection des variables (corrélations &gt; 95 %, faible variance, </w:t>
      </w:r>
      <w:r>
        <w:t>χ</w:t>
      </w:r>
      <w:r w:rsidRPr="006A34DE">
        <w:rPr>
          <w:lang w:val="fr-FR"/>
        </w:rPr>
        <w:t>²)</w:t>
      </w:r>
    </w:p>
    <w:p w14:paraId="39C8F2F7" w14:textId="77777777" w:rsidR="00303A05" w:rsidRPr="006A34DE" w:rsidRDefault="00000000">
      <w:pPr>
        <w:pStyle w:val="ListParagraph"/>
        <w:numPr>
          <w:ilvl w:val="0"/>
          <w:numId w:val="3"/>
        </w:numPr>
        <w:spacing w:after="40"/>
        <w:rPr>
          <w:lang w:val="fr-FR"/>
        </w:rPr>
      </w:pPr>
      <w:r w:rsidRPr="006A34DE">
        <w:rPr>
          <w:lang w:val="fr-FR"/>
        </w:rPr>
        <w:t>Modèle de base simple entraîné, puis modèles plus complexes</w:t>
      </w:r>
    </w:p>
    <w:p w14:paraId="6D1DAD7E" w14:textId="77777777" w:rsidR="00303A05" w:rsidRPr="006A34DE" w:rsidRDefault="00000000">
      <w:pPr>
        <w:pStyle w:val="ListParagraph"/>
        <w:numPr>
          <w:ilvl w:val="0"/>
          <w:numId w:val="3"/>
        </w:numPr>
        <w:spacing w:after="40"/>
        <w:rPr>
          <w:lang w:val="fr-FR"/>
        </w:rPr>
      </w:pPr>
      <w:r w:rsidRPr="006A34DE">
        <w:rPr>
          <w:lang w:val="fr-FR"/>
        </w:rPr>
        <w:t>Validation croisée et optimisation des hyperparamètres</w:t>
      </w:r>
    </w:p>
    <w:p w14:paraId="2695AAB8" w14:textId="77777777" w:rsidR="00303A05" w:rsidRPr="006A34DE" w:rsidRDefault="00000000">
      <w:pPr>
        <w:pStyle w:val="ListParagraph"/>
        <w:numPr>
          <w:ilvl w:val="0"/>
          <w:numId w:val="3"/>
        </w:numPr>
        <w:spacing w:after="40"/>
        <w:rPr>
          <w:lang w:val="fr-FR"/>
        </w:rPr>
      </w:pPr>
      <w:r w:rsidRPr="006A34DE">
        <w:rPr>
          <w:lang w:val="fr-FR"/>
        </w:rPr>
        <w:t>Évaluation sur le test (métriques adaptées)</w:t>
      </w:r>
    </w:p>
    <w:p w14:paraId="56C316B4" w14:textId="77777777" w:rsidR="00303A05" w:rsidRPr="006A34DE" w:rsidRDefault="00000000">
      <w:pPr>
        <w:pStyle w:val="ListParagraph"/>
        <w:numPr>
          <w:ilvl w:val="0"/>
          <w:numId w:val="3"/>
        </w:numPr>
        <w:spacing w:after="40"/>
        <w:rPr>
          <w:lang w:val="fr-FR"/>
        </w:rPr>
      </w:pPr>
      <w:r w:rsidRPr="006A34DE">
        <w:rPr>
          <w:lang w:val="fr-FR"/>
        </w:rPr>
        <w:lastRenderedPageBreak/>
        <w:t>Tests avant déploiement à grande échelle</w:t>
      </w:r>
    </w:p>
    <w:sectPr w:rsidR="00303A05" w:rsidRPr="006A34DE">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9CDB0" w14:textId="77777777" w:rsidR="00676A2A" w:rsidRDefault="00676A2A">
      <w:r>
        <w:separator/>
      </w:r>
    </w:p>
  </w:endnote>
  <w:endnote w:type="continuationSeparator" w:id="0">
    <w:p w14:paraId="3CEEB684" w14:textId="77777777" w:rsidR="00676A2A" w:rsidRDefault="00676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4BA7" w14:textId="77777777" w:rsidR="00303A05" w:rsidRDefault="00000000">
    <w:pPr>
      <w:jc w:val="center"/>
    </w:pPr>
    <w:r>
      <w:rPr>
        <w:color w:val="888888"/>
        <w:sz w:val="18"/>
        <w:szCs w:val="18"/>
      </w:rPr>
      <w:t xml:space="preserve">Notes ML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A34D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EBCE" w14:textId="77777777" w:rsidR="00676A2A" w:rsidRDefault="00676A2A">
      <w:r>
        <w:separator/>
      </w:r>
    </w:p>
  </w:footnote>
  <w:footnote w:type="continuationSeparator" w:id="0">
    <w:p w14:paraId="727908CB" w14:textId="77777777" w:rsidR="00676A2A" w:rsidRDefault="00676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D46F0"/>
    <w:multiLevelType w:val="hybridMultilevel"/>
    <w:tmpl w:val="31D2B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EC25F8"/>
    <w:multiLevelType w:val="hybridMultilevel"/>
    <w:tmpl w:val="83CA73F0"/>
    <w:lvl w:ilvl="0" w:tplc="2DF4461A">
      <w:start w:val="1"/>
      <w:numFmt w:val="decimal"/>
      <w:lvlText w:val="%1."/>
      <w:lvlJc w:val="left"/>
      <w:pPr>
        <w:ind w:left="540" w:hanging="360"/>
      </w:pPr>
    </w:lvl>
    <w:lvl w:ilvl="1" w:tplc="DA5C8A5A">
      <w:numFmt w:val="decimal"/>
      <w:lvlText w:val=""/>
      <w:lvlJc w:val="left"/>
    </w:lvl>
    <w:lvl w:ilvl="2" w:tplc="FE861F4A">
      <w:numFmt w:val="decimal"/>
      <w:lvlText w:val=""/>
      <w:lvlJc w:val="left"/>
    </w:lvl>
    <w:lvl w:ilvl="3" w:tplc="E598AF4E">
      <w:numFmt w:val="decimal"/>
      <w:lvlText w:val=""/>
      <w:lvlJc w:val="left"/>
    </w:lvl>
    <w:lvl w:ilvl="4" w:tplc="D9AE62A4">
      <w:numFmt w:val="decimal"/>
      <w:lvlText w:val=""/>
      <w:lvlJc w:val="left"/>
    </w:lvl>
    <w:lvl w:ilvl="5" w:tplc="B36A8A38">
      <w:numFmt w:val="decimal"/>
      <w:lvlText w:val=""/>
      <w:lvlJc w:val="left"/>
    </w:lvl>
    <w:lvl w:ilvl="6" w:tplc="F2A2BA52">
      <w:numFmt w:val="decimal"/>
      <w:lvlText w:val=""/>
      <w:lvlJc w:val="left"/>
    </w:lvl>
    <w:lvl w:ilvl="7" w:tplc="5D5E70D6">
      <w:numFmt w:val="decimal"/>
      <w:lvlText w:val=""/>
      <w:lvlJc w:val="left"/>
    </w:lvl>
    <w:lvl w:ilvl="8" w:tplc="54CED694">
      <w:numFmt w:val="decimal"/>
      <w:lvlText w:val=""/>
      <w:lvlJc w:val="left"/>
    </w:lvl>
  </w:abstractNum>
  <w:abstractNum w:abstractNumId="2" w15:restartNumberingAfterBreak="0">
    <w:nsid w:val="53D60D20"/>
    <w:multiLevelType w:val="hybridMultilevel"/>
    <w:tmpl w:val="66F2C488"/>
    <w:lvl w:ilvl="0" w:tplc="1AB27CCA">
      <w:start w:val="1"/>
      <w:numFmt w:val="bullet"/>
      <w:lvlText w:val="•"/>
      <w:lvlJc w:val="left"/>
      <w:pPr>
        <w:ind w:left="540" w:hanging="270"/>
      </w:pPr>
    </w:lvl>
    <w:lvl w:ilvl="1" w:tplc="CC70A3EC">
      <w:start w:val="1"/>
      <w:numFmt w:val="bullet"/>
      <w:lvlText w:val="–"/>
      <w:lvlJc w:val="left"/>
      <w:pPr>
        <w:ind w:left="1000" w:hanging="270"/>
      </w:pPr>
    </w:lvl>
    <w:lvl w:ilvl="2" w:tplc="3F5030C6">
      <w:numFmt w:val="decimal"/>
      <w:lvlText w:val=""/>
      <w:lvlJc w:val="left"/>
    </w:lvl>
    <w:lvl w:ilvl="3" w:tplc="7A4EA8F6">
      <w:numFmt w:val="decimal"/>
      <w:lvlText w:val=""/>
      <w:lvlJc w:val="left"/>
    </w:lvl>
    <w:lvl w:ilvl="4" w:tplc="51385F24">
      <w:numFmt w:val="decimal"/>
      <w:lvlText w:val=""/>
      <w:lvlJc w:val="left"/>
    </w:lvl>
    <w:lvl w:ilvl="5" w:tplc="515E128A">
      <w:numFmt w:val="decimal"/>
      <w:lvlText w:val=""/>
      <w:lvlJc w:val="left"/>
    </w:lvl>
    <w:lvl w:ilvl="6" w:tplc="95322892">
      <w:numFmt w:val="decimal"/>
      <w:lvlText w:val=""/>
      <w:lvlJc w:val="left"/>
    </w:lvl>
    <w:lvl w:ilvl="7" w:tplc="CB4465A4">
      <w:numFmt w:val="decimal"/>
      <w:lvlText w:val=""/>
      <w:lvlJc w:val="left"/>
    </w:lvl>
    <w:lvl w:ilvl="8" w:tplc="BE3465D2">
      <w:numFmt w:val="decimal"/>
      <w:lvlText w:val=""/>
      <w:lvlJc w:val="left"/>
    </w:lvl>
  </w:abstractNum>
  <w:abstractNum w:abstractNumId="3" w15:restartNumberingAfterBreak="0">
    <w:nsid w:val="6AD6546E"/>
    <w:multiLevelType w:val="hybridMultilevel"/>
    <w:tmpl w:val="939AF774"/>
    <w:lvl w:ilvl="0" w:tplc="CAB061FC">
      <w:start w:val="1"/>
      <w:numFmt w:val="bullet"/>
      <w:lvlText w:val="●"/>
      <w:lvlJc w:val="left"/>
      <w:pPr>
        <w:ind w:left="720" w:hanging="360"/>
      </w:pPr>
    </w:lvl>
    <w:lvl w:ilvl="1" w:tplc="6F383004">
      <w:start w:val="1"/>
      <w:numFmt w:val="bullet"/>
      <w:lvlText w:val="○"/>
      <w:lvlJc w:val="left"/>
      <w:pPr>
        <w:ind w:left="1440" w:hanging="360"/>
      </w:pPr>
    </w:lvl>
    <w:lvl w:ilvl="2" w:tplc="6A60635A">
      <w:start w:val="1"/>
      <w:numFmt w:val="bullet"/>
      <w:lvlText w:val="■"/>
      <w:lvlJc w:val="left"/>
      <w:pPr>
        <w:ind w:left="2160" w:hanging="360"/>
      </w:pPr>
    </w:lvl>
    <w:lvl w:ilvl="3" w:tplc="F1168CCA">
      <w:start w:val="1"/>
      <w:numFmt w:val="bullet"/>
      <w:lvlText w:val="●"/>
      <w:lvlJc w:val="left"/>
      <w:pPr>
        <w:ind w:left="2880" w:hanging="360"/>
      </w:pPr>
    </w:lvl>
    <w:lvl w:ilvl="4" w:tplc="A0963E4C">
      <w:start w:val="1"/>
      <w:numFmt w:val="bullet"/>
      <w:lvlText w:val="○"/>
      <w:lvlJc w:val="left"/>
      <w:pPr>
        <w:ind w:left="3600" w:hanging="360"/>
      </w:pPr>
    </w:lvl>
    <w:lvl w:ilvl="5" w:tplc="46988CD6">
      <w:start w:val="1"/>
      <w:numFmt w:val="bullet"/>
      <w:lvlText w:val="■"/>
      <w:lvlJc w:val="left"/>
      <w:pPr>
        <w:ind w:left="4320" w:hanging="360"/>
      </w:pPr>
    </w:lvl>
    <w:lvl w:ilvl="6" w:tplc="6388B790">
      <w:start w:val="1"/>
      <w:numFmt w:val="bullet"/>
      <w:lvlText w:val="●"/>
      <w:lvlJc w:val="left"/>
      <w:pPr>
        <w:ind w:left="5040" w:hanging="360"/>
      </w:pPr>
    </w:lvl>
    <w:lvl w:ilvl="7" w:tplc="AEEE50C6">
      <w:start w:val="1"/>
      <w:numFmt w:val="bullet"/>
      <w:lvlText w:val="●"/>
      <w:lvlJc w:val="left"/>
      <w:pPr>
        <w:ind w:left="5760" w:hanging="360"/>
      </w:pPr>
    </w:lvl>
    <w:lvl w:ilvl="8" w:tplc="2C62F77E">
      <w:start w:val="1"/>
      <w:numFmt w:val="bullet"/>
      <w:lvlText w:val="●"/>
      <w:lvlJc w:val="left"/>
      <w:pPr>
        <w:ind w:left="6480" w:hanging="360"/>
      </w:pPr>
    </w:lvl>
  </w:abstractNum>
  <w:num w:numId="1" w16cid:durableId="2110469454">
    <w:abstractNumId w:val="3"/>
    <w:lvlOverride w:ilvl="0">
      <w:startOverride w:val="1"/>
    </w:lvlOverride>
  </w:num>
  <w:num w:numId="2" w16cid:durableId="2043087666">
    <w:abstractNumId w:val="2"/>
    <w:lvlOverride w:ilvl="0">
      <w:startOverride w:val="1"/>
    </w:lvlOverride>
  </w:num>
  <w:num w:numId="3" w16cid:durableId="686562603">
    <w:abstractNumId w:val="1"/>
    <w:lvlOverride w:ilvl="0">
      <w:startOverride w:val="1"/>
    </w:lvlOverride>
  </w:num>
  <w:num w:numId="4" w16cid:durableId="2325927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 Maxime TCHOUTANG">
    <w15:presenceInfo w15:providerId="Windows Live" w15:userId="b81794861c2e9f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05"/>
    <w:rsid w:val="00303A05"/>
    <w:rsid w:val="00676A2A"/>
    <w:rsid w:val="006A34DE"/>
    <w:rsid w:val="00A934D6"/>
    <w:rsid w:val="00D81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7E3E"/>
  <w15:docId w15:val="{99319C62-6282-4AAE-B3B8-E6533533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6A3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 Maxime TCHOUTANG</cp:lastModifiedBy>
  <cp:revision>2</cp:revision>
  <dcterms:created xsi:type="dcterms:W3CDTF">2026-10-03T10:47:00Z</dcterms:created>
  <dcterms:modified xsi:type="dcterms:W3CDTF">2026-10-05T08:57:00Z</dcterms:modified>
</cp:coreProperties>
</file>